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BB7B1E">
      <w:pPr>
        <w:pStyle w:val="Title"/>
      </w:pPr>
      <w:r w:rsidRPr="004A5998">
        <w:rPr>
          <w:noProof/>
        </w:rPr>
        <w:drawing>
          <wp:inline distT="0" distB="0" distL="0" distR="0" wp14:anchorId="258373B8" wp14:editId="3EFB133D">
            <wp:extent cx="2438400" cy="243840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9E7FC77" w14:textId="77777777" w:rsidR="00BB7B1E" w:rsidRDefault="00BB7B1E" w:rsidP="00BB7B1E">
      <w:pPr>
        <w:pStyle w:val="Title"/>
      </w:pPr>
    </w:p>
    <w:p w14:paraId="005F2D99" w14:textId="05214F33" w:rsidR="00BB7B1E" w:rsidRDefault="00BB7B1E" w:rsidP="00BB7B1E">
      <w:pPr>
        <w:pStyle w:val="Title"/>
      </w:pPr>
      <w:r>
        <w:t>PROJECT REPORT</w:t>
      </w:r>
    </w:p>
    <w:p w14:paraId="5E64F196" w14:textId="77777777" w:rsidR="00BB7B1E" w:rsidRDefault="00BB7B1E" w:rsidP="00BB7B1E">
      <w:pPr>
        <w:pStyle w:val="Title"/>
      </w:pPr>
      <w:r>
        <w:t>DATABASE MANAGEMENT</w:t>
      </w:r>
    </w:p>
    <w:p w14:paraId="6194E3BE" w14:textId="77777777" w:rsidR="00BB7B1E" w:rsidRDefault="00BB7B1E" w:rsidP="00BB7B1E">
      <w:pPr>
        <w:pStyle w:val="Title"/>
      </w:pPr>
      <w:r>
        <w:t>CSE 303</w:t>
      </w:r>
    </w:p>
    <w:p w14:paraId="1A568116" w14:textId="7CCD07DC" w:rsidR="000D6A6E" w:rsidRDefault="00BB7B1E" w:rsidP="00BB7B1E">
      <w:pPr>
        <w:pStyle w:val="Title"/>
      </w:pPr>
      <w:r>
        <w:t>GROUP 03</w:t>
      </w:r>
    </w:p>
    <w:p w14:paraId="60B37530" w14:textId="5FA38C6D" w:rsidR="00BB7B1E" w:rsidRDefault="00BB7B1E" w:rsidP="00BB7B1E"/>
    <w:p w14:paraId="204F1135" w14:textId="77777777" w:rsidR="00BB7B1E" w:rsidRPr="00BB7B1E" w:rsidRDefault="00BB7B1E" w:rsidP="00BB7B1E"/>
    <w:p w14:paraId="13172496" w14:textId="77777777" w:rsidR="00BB7B1E" w:rsidRDefault="00BB7B1E" w:rsidP="00BB7B1E">
      <w:r>
        <w:t>2021397</w:t>
      </w:r>
      <w:r>
        <w:tab/>
      </w:r>
      <w:proofErr w:type="spellStart"/>
      <w:r>
        <w:t>Injamam</w:t>
      </w:r>
      <w:proofErr w:type="spellEnd"/>
      <w:r>
        <w:t xml:space="preserve"> </w:t>
      </w:r>
      <w:proofErr w:type="spellStart"/>
      <w:r>
        <w:t>Ul</w:t>
      </w:r>
      <w:proofErr w:type="spellEnd"/>
      <w:r>
        <w:t xml:space="preserve"> Haque</w:t>
      </w:r>
    </w:p>
    <w:p w14:paraId="79E33EAB" w14:textId="77777777" w:rsidR="00BB7B1E" w:rsidRDefault="00BB7B1E" w:rsidP="00BB7B1E">
      <w:r>
        <w:t>2021607</w:t>
      </w:r>
      <w:r>
        <w:tab/>
        <w:t xml:space="preserve">Syed Niaz </w:t>
      </w:r>
      <w:proofErr w:type="spellStart"/>
      <w:r>
        <w:t>Mohtasim</w:t>
      </w:r>
      <w:proofErr w:type="spellEnd"/>
    </w:p>
    <w:p w14:paraId="1DE81E75" w14:textId="77777777" w:rsidR="00BB7B1E" w:rsidRDefault="00BB7B1E" w:rsidP="00BB7B1E">
      <w:r>
        <w:t>2010319</w:t>
      </w:r>
      <w:r>
        <w:tab/>
        <w:t>Faiza Omar Arpita</w:t>
      </w:r>
    </w:p>
    <w:p w14:paraId="6CE53D8D" w14:textId="77777777" w:rsidR="00BB7B1E" w:rsidRDefault="00BB7B1E" w:rsidP="00BB7B1E">
      <w:r>
        <w:t>2021462</w:t>
      </w:r>
      <w:r>
        <w:tab/>
      </w:r>
      <w:proofErr w:type="spellStart"/>
      <w:r>
        <w:t>Istiaq</w:t>
      </w:r>
      <w:proofErr w:type="spellEnd"/>
      <w:r>
        <w:t xml:space="preserve"> Ahmed </w:t>
      </w:r>
    </w:p>
    <w:p w14:paraId="31773C44" w14:textId="77777777" w:rsidR="00BB7B1E" w:rsidRDefault="00BB7B1E" w:rsidP="00BB7B1E">
      <w:r>
        <w:t>2030183</w:t>
      </w:r>
      <w:r>
        <w:tab/>
      </w:r>
      <w:proofErr w:type="spellStart"/>
      <w:r>
        <w:t>Jaima</w:t>
      </w:r>
      <w:proofErr w:type="spellEnd"/>
      <w:r>
        <w:t xml:space="preserve"> Jahan Khan</w:t>
      </w:r>
    </w:p>
    <w:p w14:paraId="4E4C7348" w14:textId="464FC1DD" w:rsidR="00BB7B1E" w:rsidRPr="00BB7B1E" w:rsidRDefault="00BB7B1E" w:rsidP="00BB7B1E">
      <w:r>
        <w:t>2022185</w:t>
      </w:r>
      <w:r>
        <w:tab/>
      </w:r>
      <w:proofErr w:type="spellStart"/>
      <w:r>
        <w:t>Showrov</w:t>
      </w:r>
      <w:proofErr w:type="spellEnd"/>
      <w:r>
        <w:t xml:space="preserve"> Mallick</w:t>
      </w:r>
    </w:p>
    <w:p w14:paraId="4B7D4020" w14:textId="77777777" w:rsidR="000D6A6E" w:rsidRDefault="000D6A6E">
      <w:pPr>
        <w:rPr>
          <w:rFonts w:ascii="Times New Roman" w:eastAsiaTheme="majorEastAsia" w:hAnsi="Times New Roman" w:cstheme="majorBidi"/>
          <w:caps/>
          <w:color w:val="4472C4" w:themeColor="accent1"/>
          <w:spacing w:val="-10"/>
          <w:kern w:val="28"/>
          <w:sz w:val="60"/>
          <w:szCs w:val="56"/>
        </w:rPr>
      </w:pPr>
      <w:r>
        <w:br w:type="page"/>
      </w:r>
    </w:p>
    <w:p w14:paraId="656C15B1" w14:textId="746060D1" w:rsidR="0029737D" w:rsidRPr="001E193B" w:rsidRDefault="0029737D" w:rsidP="0029737D">
      <w:pPr>
        <w:rPr>
          <w:b/>
          <w:bCs/>
          <w:color w:val="2F5496" w:themeColor="accent1" w:themeShade="BF"/>
          <w:sz w:val="32"/>
          <w:szCs w:val="32"/>
        </w:rPr>
      </w:pPr>
      <w:r w:rsidRPr="001E193B">
        <w:rPr>
          <w:b/>
          <w:bCs/>
          <w:color w:val="2F5496" w:themeColor="accent1" w:themeShade="BF"/>
          <w:sz w:val="32"/>
          <w:szCs w:val="32"/>
        </w:rPr>
        <w:lastRenderedPageBreak/>
        <w:t>Table of Contents</w:t>
      </w:r>
    </w:p>
    <w:p w14:paraId="2770C575" w14:textId="05902846" w:rsidR="00E94AE4" w:rsidRDefault="001E193B">
      <w:pPr>
        <w:pStyle w:val="TOC1"/>
        <w:tabs>
          <w:tab w:val="right" w:leader="hyphen" w:pos="8657"/>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\f \h \z </w:instrText>
      </w:r>
      <w:r>
        <w:rPr>
          <w:b w:val="0"/>
          <w:bCs w:val="0"/>
          <w:caps w:val="0"/>
        </w:rPr>
        <w:fldChar w:fldCharType="separate"/>
      </w:r>
      <w:hyperlink w:anchor="_Toc115215997" w:history="1">
        <w:r w:rsidR="00E94AE4" w:rsidRPr="00DA46C6">
          <w:rPr>
            <w:rStyle w:val="Hyperlink"/>
            <w:noProof/>
          </w:rPr>
          <w:t>Ch-1 Introduction:</w:t>
        </w:r>
        <w:r w:rsidR="00E94AE4">
          <w:rPr>
            <w:noProof/>
            <w:webHidden/>
          </w:rPr>
          <w:tab/>
        </w:r>
        <w:r w:rsidR="00E94AE4">
          <w:rPr>
            <w:noProof/>
            <w:webHidden/>
          </w:rPr>
          <w:fldChar w:fldCharType="begin"/>
        </w:r>
        <w:r w:rsidR="00E94AE4">
          <w:rPr>
            <w:noProof/>
            <w:webHidden/>
          </w:rPr>
          <w:instrText xml:space="preserve"> PAGEREF _Toc115215997 \h </w:instrText>
        </w:r>
        <w:r w:rsidR="00E94AE4">
          <w:rPr>
            <w:noProof/>
            <w:webHidden/>
          </w:rPr>
        </w:r>
        <w:r w:rsidR="00E94AE4">
          <w:rPr>
            <w:noProof/>
            <w:webHidden/>
          </w:rPr>
          <w:fldChar w:fldCharType="separate"/>
        </w:r>
        <w:r w:rsidR="00E94AE4">
          <w:rPr>
            <w:noProof/>
            <w:webHidden/>
          </w:rPr>
          <w:t>4</w:t>
        </w:r>
        <w:r w:rsidR="00E94AE4">
          <w:rPr>
            <w:noProof/>
            <w:webHidden/>
          </w:rPr>
          <w:fldChar w:fldCharType="end"/>
        </w:r>
      </w:hyperlink>
    </w:p>
    <w:p w14:paraId="2C53F225" w14:textId="25074AD8" w:rsidR="00E94AE4" w:rsidRDefault="00000000">
      <w:pPr>
        <w:pStyle w:val="TOC2"/>
        <w:tabs>
          <w:tab w:val="right" w:leader="hyphen" w:pos="8657"/>
        </w:tabs>
        <w:rPr>
          <w:rFonts w:eastAsiaTheme="minorEastAsia" w:cstheme="minorBidi"/>
          <w:smallCaps w:val="0"/>
          <w:noProof/>
          <w:sz w:val="22"/>
          <w:szCs w:val="22"/>
        </w:rPr>
      </w:pPr>
      <w:hyperlink w:anchor="_Toc115215998" w:history="1">
        <w:r w:rsidR="00E94AE4" w:rsidRPr="00DA46C6">
          <w:rPr>
            <w:rStyle w:val="Hyperlink"/>
            <w:noProof/>
          </w:rPr>
          <w:t>Background of the organization:</w:t>
        </w:r>
        <w:r w:rsidR="00E94AE4">
          <w:rPr>
            <w:noProof/>
            <w:webHidden/>
          </w:rPr>
          <w:tab/>
        </w:r>
        <w:r w:rsidR="00E94AE4">
          <w:rPr>
            <w:noProof/>
            <w:webHidden/>
          </w:rPr>
          <w:fldChar w:fldCharType="begin"/>
        </w:r>
        <w:r w:rsidR="00E94AE4">
          <w:rPr>
            <w:noProof/>
            <w:webHidden/>
          </w:rPr>
          <w:instrText xml:space="preserve"> PAGEREF _Toc115215998 \h </w:instrText>
        </w:r>
        <w:r w:rsidR="00E94AE4">
          <w:rPr>
            <w:noProof/>
            <w:webHidden/>
          </w:rPr>
        </w:r>
        <w:r w:rsidR="00E94AE4">
          <w:rPr>
            <w:noProof/>
            <w:webHidden/>
          </w:rPr>
          <w:fldChar w:fldCharType="separate"/>
        </w:r>
        <w:r w:rsidR="00E94AE4">
          <w:rPr>
            <w:noProof/>
            <w:webHidden/>
          </w:rPr>
          <w:t>4</w:t>
        </w:r>
        <w:r w:rsidR="00E94AE4">
          <w:rPr>
            <w:noProof/>
            <w:webHidden/>
          </w:rPr>
          <w:fldChar w:fldCharType="end"/>
        </w:r>
      </w:hyperlink>
    </w:p>
    <w:p w14:paraId="2B7D4AB6" w14:textId="4342F6FC" w:rsidR="00E94AE4" w:rsidRDefault="00000000">
      <w:pPr>
        <w:pStyle w:val="TOC2"/>
        <w:tabs>
          <w:tab w:val="right" w:leader="hyphen" w:pos="8657"/>
        </w:tabs>
        <w:rPr>
          <w:rFonts w:eastAsiaTheme="minorEastAsia" w:cstheme="minorBidi"/>
          <w:smallCaps w:val="0"/>
          <w:noProof/>
          <w:sz w:val="22"/>
          <w:szCs w:val="22"/>
        </w:rPr>
      </w:pPr>
      <w:hyperlink w:anchor="_Toc115215999" w:history="1">
        <w:r w:rsidR="00E94AE4" w:rsidRPr="00DA46C6">
          <w:rPr>
            <w:rStyle w:val="Hyperlink"/>
            <w:noProof/>
          </w:rPr>
          <w:t>Background of the project:</w:t>
        </w:r>
        <w:r w:rsidR="00E94AE4">
          <w:rPr>
            <w:noProof/>
            <w:webHidden/>
          </w:rPr>
          <w:tab/>
        </w:r>
        <w:r w:rsidR="00E94AE4">
          <w:rPr>
            <w:noProof/>
            <w:webHidden/>
          </w:rPr>
          <w:fldChar w:fldCharType="begin"/>
        </w:r>
        <w:r w:rsidR="00E94AE4">
          <w:rPr>
            <w:noProof/>
            <w:webHidden/>
          </w:rPr>
          <w:instrText xml:space="preserve"> PAGEREF _Toc115215999 \h </w:instrText>
        </w:r>
        <w:r w:rsidR="00E94AE4">
          <w:rPr>
            <w:noProof/>
            <w:webHidden/>
          </w:rPr>
        </w:r>
        <w:r w:rsidR="00E94AE4">
          <w:rPr>
            <w:noProof/>
            <w:webHidden/>
          </w:rPr>
          <w:fldChar w:fldCharType="separate"/>
        </w:r>
        <w:r w:rsidR="00E94AE4">
          <w:rPr>
            <w:noProof/>
            <w:webHidden/>
          </w:rPr>
          <w:t>4</w:t>
        </w:r>
        <w:r w:rsidR="00E94AE4">
          <w:rPr>
            <w:noProof/>
            <w:webHidden/>
          </w:rPr>
          <w:fldChar w:fldCharType="end"/>
        </w:r>
      </w:hyperlink>
    </w:p>
    <w:p w14:paraId="00A7F6B9" w14:textId="0FB7A409" w:rsidR="00E94AE4" w:rsidRDefault="00000000">
      <w:pPr>
        <w:pStyle w:val="TOC2"/>
        <w:tabs>
          <w:tab w:val="right" w:leader="hyphen" w:pos="8657"/>
        </w:tabs>
        <w:rPr>
          <w:rFonts w:eastAsiaTheme="minorEastAsia" w:cstheme="minorBidi"/>
          <w:smallCaps w:val="0"/>
          <w:noProof/>
          <w:sz w:val="22"/>
          <w:szCs w:val="22"/>
        </w:rPr>
      </w:pPr>
      <w:hyperlink w:anchor="_Toc115216000" w:history="1">
        <w:r w:rsidR="00E94AE4" w:rsidRPr="00DA46C6">
          <w:rPr>
            <w:rStyle w:val="Hyperlink"/>
            <w:noProof/>
          </w:rPr>
          <w:t>Objectives of the project:</w:t>
        </w:r>
        <w:r w:rsidR="00E94AE4">
          <w:rPr>
            <w:noProof/>
            <w:webHidden/>
          </w:rPr>
          <w:tab/>
        </w:r>
        <w:r w:rsidR="00E94AE4">
          <w:rPr>
            <w:noProof/>
            <w:webHidden/>
          </w:rPr>
          <w:fldChar w:fldCharType="begin"/>
        </w:r>
        <w:r w:rsidR="00E94AE4">
          <w:rPr>
            <w:noProof/>
            <w:webHidden/>
          </w:rPr>
          <w:instrText xml:space="preserve"> PAGEREF _Toc115216000 \h </w:instrText>
        </w:r>
        <w:r w:rsidR="00E94AE4">
          <w:rPr>
            <w:noProof/>
            <w:webHidden/>
          </w:rPr>
        </w:r>
        <w:r w:rsidR="00E94AE4">
          <w:rPr>
            <w:noProof/>
            <w:webHidden/>
          </w:rPr>
          <w:fldChar w:fldCharType="separate"/>
        </w:r>
        <w:r w:rsidR="00E94AE4">
          <w:rPr>
            <w:noProof/>
            <w:webHidden/>
          </w:rPr>
          <w:t>5</w:t>
        </w:r>
        <w:r w:rsidR="00E94AE4">
          <w:rPr>
            <w:noProof/>
            <w:webHidden/>
          </w:rPr>
          <w:fldChar w:fldCharType="end"/>
        </w:r>
      </w:hyperlink>
    </w:p>
    <w:p w14:paraId="46B0B913" w14:textId="5E173287" w:rsidR="00E94AE4" w:rsidRDefault="00000000">
      <w:pPr>
        <w:pStyle w:val="TOC2"/>
        <w:tabs>
          <w:tab w:val="right" w:leader="hyphen" w:pos="8657"/>
        </w:tabs>
        <w:rPr>
          <w:rFonts w:eastAsiaTheme="minorEastAsia" w:cstheme="minorBidi"/>
          <w:smallCaps w:val="0"/>
          <w:noProof/>
          <w:sz w:val="22"/>
          <w:szCs w:val="22"/>
        </w:rPr>
      </w:pPr>
      <w:hyperlink w:anchor="_Toc115216001" w:history="1">
        <w:r w:rsidR="00E94AE4" w:rsidRPr="00DA46C6">
          <w:rPr>
            <w:rStyle w:val="Hyperlink"/>
            <w:noProof/>
          </w:rPr>
          <w:t>Scope of the project</w:t>
        </w:r>
        <w:r w:rsidR="00E94AE4">
          <w:rPr>
            <w:noProof/>
            <w:webHidden/>
          </w:rPr>
          <w:tab/>
        </w:r>
        <w:r w:rsidR="00E94AE4">
          <w:rPr>
            <w:noProof/>
            <w:webHidden/>
          </w:rPr>
          <w:fldChar w:fldCharType="begin"/>
        </w:r>
        <w:r w:rsidR="00E94AE4">
          <w:rPr>
            <w:noProof/>
            <w:webHidden/>
          </w:rPr>
          <w:instrText xml:space="preserve"> PAGEREF _Toc115216001 \h </w:instrText>
        </w:r>
        <w:r w:rsidR="00E94AE4">
          <w:rPr>
            <w:noProof/>
            <w:webHidden/>
          </w:rPr>
        </w:r>
        <w:r w:rsidR="00E94AE4">
          <w:rPr>
            <w:noProof/>
            <w:webHidden/>
          </w:rPr>
          <w:fldChar w:fldCharType="separate"/>
        </w:r>
        <w:r w:rsidR="00E94AE4">
          <w:rPr>
            <w:noProof/>
            <w:webHidden/>
          </w:rPr>
          <w:t>6</w:t>
        </w:r>
        <w:r w:rsidR="00E94AE4">
          <w:rPr>
            <w:noProof/>
            <w:webHidden/>
          </w:rPr>
          <w:fldChar w:fldCharType="end"/>
        </w:r>
      </w:hyperlink>
    </w:p>
    <w:p w14:paraId="04B8EBA5" w14:textId="514CBC93" w:rsidR="00E94AE4" w:rsidRDefault="00000000">
      <w:pPr>
        <w:pStyle w:val="TOC1"/>
        <w:tabs>
          <w:tab w:val="right" w:leader="hyphen" w:pos="8657"/>
        </w:tabs>
        <w:rPr>
          <w:rFonts w:eastAsiaTheme="minorEastAsia" w:cstheme="minorBidi"/>
          <w:b w:val="0"/>
          <w:bCs w:val="0"/>
          <w:caps w:val="0"/>
          <w:noProof/>
          <w:sz w:val="22"/>
          <w:szCs w:val="22"/>
        </w:rPr>
      </w:pPr>
      <w:hyperlink w:anchor="_Toc115216002" w:history="1">
        <w:r w:rsidR="00E94AE4" w:rsidRPr="00DA46C6">
          <w:rPr>
            <w:rStyle w:val="Hyperlink"/>
            <w:noProof/>
          </w:rPr>
          <w:t>Ch-2: Requirement Analysis</w:t>
        </w:r>
        <w:r w:rsidR="00E94AE4">
          <w:rPr>
            <w:noProof/>
            <w:webHidden/>
          </w:rPr>
          <w:tab/>
        </w:r>
        <w:r w:rsidR="00E94AE4">
          <w:rPr>
            <w:noProof/>
            <w:webHidden/>
          </w:rPr>
          <w:fldChar w:fldCharType="begin"/>
        </w:r>
        <w:r w:rsidR="00E94AE4">
          <w:rPr>
            <w:noProof/>
            <w:webHidden/>
          </w:rPr>
          <w:instrText xml:space="preserve"> PAGEREF _Toc115216002 \h </w:instrText>
        </w:r>
        <w:r w:rsidR="00E94AE4">
          <w:rPr>
            <w:noProof/>
            <w:webHidden/>
          </w:rPr>
        </w:r>
        <w:r w:rsidR="00E94AE4">
          <w:rPr>
            <w:noProof/>
            <w:webHidden/>
          </w:rPr>
          <w:fldChar w:fldCharType="separate"/>
        </w:r>
        <w:r w:rsidR="00E94AE4">
          <w:rPr>
            <w:noProof/>
            <w:webHidden/>
          </w:rPr>
          <w:t>6</w:t>
        </w:r>
        <w:r w:rsidR="00E94AE4">
          <w:rPr>
            <w:noProof/>
            <w:webHidden/>
          </w:rPr>
          <w:fldChar w:fldCharType="end"/>
        </w:r>
      </w:hyperlink>
    </w:p>
    <w:p w14:paraId="4534BA6F" w14:textId="14456268" w:rsidR="00E94AE4" w:rsidRDefault="00000000">
      <w:pPr>
        <w:pStyle w:val="TOC2"/>
        <w:tabs>
          <w:tab w:val="right" w:leader="hyphen" w:pos="8657"/>
        </w:tabs>
        <w:rPr>
          <w:rFonts w:eastAsiaTheme="minorEastAsia" w:cstheme="minorBidi"/>
          <w:smallCaps w:val="0"/>
          <w:noProof/>
          <w:sz w:val="22"/>
          <w:szCs w:val="22"/>
        </w:rPr>
      </w:pPr>
      <w:hyperlink w:anchor="_Toc115216003" w:history="1">
        <w:r w:rsidR="00E94AE4" w:rsidRPr="00DA46C6">
          <w:rPr>
            <w:rStyle w:val="Hyperlink"/>
            <w:noProof/>
          </w:rPr>
          <w:t>Describe Existing Business System (with rich picture)</w:t>
        </w:r>
        <w:r w:rsidR="00E94AE4">
          <w:rPr>
            <w:noProof/>
            <w:webHidden/>
          </w:rPr>
          <w:tab/>
        </w:r>
        <w:r w:rsidR="00E94AE4">
          <w:rPr>
            <w:noProof/>
            <w:webHidden/>
          </w:rPr>
          <w:fldChar w:fldCharType="begin"/>
        </w:r>
        <w:r w:rsidR="00E94AE4">
          <w:rPr>
            <w:noProof/>
            <w:webHidden/>
          </w:rPr>
          <w:instrText xml:space="preserve"> PAGEREF _Toc115216003 \h </w:instrText>
        </w:r>
        <w:r w:rsidR="00E94AE4">
          <w:rPr>
            <w:noProof/>
            <w:webHidden/>
          </w:rPr>
        </w:r>
        <w:r w:rsidR="00E94AE4">
          <w:rPr>
            <w:noProof/>
            <w:webHidden/>
          </w:rPr>
          <w:fldChar w:fldCharType="separate"/>
        </w:r>
        <w:r w:rsidR="00E94AE4">
          <w:rPr>
            <w:noProof/>
            <w:webHidden/>
          </w:rPr>
          <w:t>6</w:t>
        </w:r>
        <w:r w:rsidR="00E94AE4">
          <w:rPr>
            <w:noProof/>
            <w:webHidden/>
          </w:rPr>
          <w:fldChar w:fldCharType="end"/>
        </w:r>
      </w:hyperlink>
    </w:p>
    <w:p w14:paraId="12E11596" w14:textId="590CE0FC" w:rsidR="00E94AE4" w:rsidRDefault="00000000">
      <w:pPr>
        <w:pStyle w:val="TOC2"/>
        <w:tabs>
          <w:tab w:val="right" w:leader="hyphen" w:pos="8657"/>
        </w:tabs>
        <w:rPr>
          <w:rFonts w:eastAsiaTheme="minorEastAsia" w:cstheme="minorBidi"/>
          <w:smallCaps w:val="0"/>
          <w:noProof/>
          <w:sz w:val="22"/>
          <w:szCs w:val="22"/>
        </w:rPr>
      </w:pPr>
      <w:hyperlink w:anchor="_Toc115216004" w:history="1">
        <w:r w:rsidR="00E94AE4" w:rsidRPr="00DA46C6">
          <w:rPr>
            <w:rStyle w:val="Hyperlink"/>
            <w:noProof/>
          </w:rPr>
          <w:t>Processes along with six system elements.</w:t>
        </w:r>
        <w:r w:rsidR="00E94AE4">
          <w:rPr>
            <w:noProof/>
            <w:webHidden/>
          </w:rPr>
          <w:tab/>
        </w:r>
        <w:r w:rsidR="00E94AE4">
          <w:rPr>
            <w:noProof/>
            <w:webHidden/>
          </w:rPr>
          <w:fldChar w:fldCharType="begin"/>
        </w:r>
        <w:r w:rsidR="00E94AE4">
          <w:rPr>
            <w:noProof/>
            <w:webHidden/>
          </w:rPr>
          <w:instrText xml:space="preserve"> PAGEREF _Toc115216004 \h </w:instrText>
        </w:r>
        <w:r w:rsidR="00E94AE4">
          <w:rPr>
            <w:noProof/>
            <w:webHidden/>
          </w:rPr>
        </w:r>
        <w:r w:rsidR="00E94AE4">
          <w:rPr>
            <w:noProof/>
            <w:webHidden/>
          </w:rPr>
          <w:fldChar w:fldCharType="separate"/>
        </w:r>
        <w:r w:rsidR="00E94AE4">
          <w:rPr>
            <w:noProof/>
            <w:webHidden/>
          </w:rPr>
          <w:t>6</w:t>
        </w:r>
        <w:r w:rsidR="00E94AE4">
          <w:rPr>
            <w:noProof/>
            <w:webHidden/>
          </w:rPr>
          <w:fldChar w:fldCharType="end"/>
        </w:r>
      </w:hyperlink>
    </w:p>
    <w:p w14:paraId="6005C620" w14:textId="66E1AC06" w:rsidR="00E94AE4" w:rsidRDefault="00000000">
      <w:pPr>
        <w:pStyle w:val="TOC2"/>
        <w:tabs>
          <w:tab w:val="right" w:leader="hyphen" w:pos="8657"/>
        </w:tabs>
        <w:rPr>
          <w:rFonts w:eastAsiaTheme="minorEastAsia" w:cstheme="minorBidi"/>
          <w:smallCaps w:val="0"/>
          <w:noProof/>
          <w:sz w:val="22"/>
          <w:szCs w:val="22"/>
        </w:rPr>
      </w:pPr>
      <w:hyperlink w:anchor="_Toc115216005" w:history="1">
        <w:r w:rsidR="00E94AE4" w:rsidRPr="00DA46C6">
          <w:rPr>
            <w:rStyle w:val="Hyperlink"/>
            <w:noProof/>
          </w:rPr>
          <w:t>Process Diagram (As Is)</w:t>
        </w:r>
        <w:r w:rsidR="00E94AE4">
          <w:rPr>
            <w:noProof/>
            <w:webHidden/>
          </w:rPr>
          <w:tab/>
        </w:r>
        <w:r w:rsidR="00E94AE4">
          <w:rPr>
            <w:noProof/>
            <w:webHidden/>
          </w:rPr>
          <w:fldChar w:fldCharType="begin"/>
        </w:r>
        <w:r w:rsidR="00E94AE4">
          <w:rPr>
            <w:noProof/>
            <w:webHidden/>
          </w:rPr>
          <w:instrText xml:space="preserve"> PAGEREF _Toc115216005 \h </w:instrText>
        </w:r>
        <w:r w:rsidR="00E94AE4">
          <w:rPr>
            <w:noProof/>
            <w:webHidden/>
          </w:rPr>
        </w:r>
        <w:r w:rsidR="00E94AE4">
          <w:rPr>
            <w:noProof/>
            <w:webHidden/>
          </w:rPr>
          <w:fldChar w:fldCharType="separate"/>
        </w:r>
        <w:r w:rsidR="00E94AE4">
          <w:rPr>
            <w:noProof/>
            <w:webHidden/>
          </w:rPr>
          <w:t>6</w:t>
        </w:r>
        <w:r w:rsidR="00E94AE4">
          <w:rPr>
            <w:noProof/>
            <w:webHidden/>
          </w:rPr>
          <w:fldChar w:fldCharType="end"/>
        </w:r>
      </w:hyperlink>
    </w:p>
    <w:p w14:paraId="588EA106" w14:textId="26E7B3F1" w:rsidR="00E94AE4" w:rsidRDefault="00000000">
      <w:pPr>
        <w:pStyle w:val="TOC2"/>
        <w:tabs>
          <w:tab w:val="right" w:leader="hyphen" w:pos="8657"/>
        </w:tabs>
        <w:rPr>
          <w:rFonts w:eastAsiaTheme="minorEastAsia" w:cstheme="minorBidi"/>
          <w:smallCaps w:val="0"/>
          <w:noProof/>
          <w:sz w:val="22"/>
          <w:szCs w:val="22"/>
        </w:rPr>
      </w:pPr>
      <w:hyperlink w:anchor="_Toc115216006" w:history="1">
        <w:r w:rsidR="00E94AE4" w:rsidRPr="00DA46C6">
          <w:rPr>
            <w:rStyle w:val="Hyperlink"/>
            <w:noProof/>
          </w:rPr>
          <w:t>Existing Problems &amp; Analysis of the problem</w:t>
        </w:r>
        <w:r w:rsidR="00E94AE4">
          <w:rPr>
            <w:noProof/>
            <w:webHidden/>
          </w:rPr>
          <w:tab/>
        </w:r>
        <w:r w:rsidR="00E94AE4">
          <w:rPr>
            <w:noProof/>
            <w:webHidden/>
          </w:rPr>
          <w:fldChar w:fldCharType="begin"/>
        </w:r>
        <w:r w:rsidR="00E94AE4">
          <w:rPr>
            <w:noProof/>
            <w:webHidden/>
          </w:rPr>
          <w:instrText xml:space="preserve"> PAGEREF _Toc115216006 \h </w:instrText>
        </w:r>
        <w:r w:rsidR="00E94AE4">
          <w:rPr>
            <w:noProof/>
            <w:webHidden/>
          </w:rPr>
        </w:r>
        <w:r w:rsidR="00E94AE4">
          <w:rPr>
            <w:noProof/>
            <w:webHidden/>
          </w:rPr>
          <w:fldChar w:fldCharType="separate"/>
        </w:r>
        <w:r w:rsidR="00E94AE4">
          <w:rPr>
            <w:noProof/>
            <w:webHidden/>
          </w:rPr>
          <w:t>7</w:t>
        </w:r>
        <w:r w:rsidR="00E94AE4">
          <w:rPr>
            <w:noProof/>
            <w:webHidden/>
          </w:rPr>
          <w:fldChar w:fldCharType="end"/>
        </w:r>
      </w:hyperlink>
    </w:p>
    <w:p w14:paraId="72C4567E" w14:textId="6869F421" w:rsidR="00E94AE4" w:rsidRDefault="00000000">
      <w:pPr>
        <w:pStyle w:val="TOC2"/>
        <w:tabs>
          <w:tab w:val="right" w:leader="hyphen" w:pos="8657"/>
        </w:tabs>
        <w:rPr>
          <w:rFonts w:eastAsiaTheme="minorEastAsia" w:cstheme="minorBidi"/>
          <w:smallCaps w:val="0"/>
          <w:noProof/>
          <w:sz w:val="22"/>
          <w:szCs w:val="22"/>
        </w:rPr>
      </w:pPr>
      <w:hyperlink w:anchor="_Toc115216007" w:history="1">
        <w:r w:rsidR="00E94AE4" w:rsidRPr="00DA46C6">
          <w:rPr>
            <w:rStyle w:val="Hyperlink"/>
            <w:noProof/>
          </w:rPr>
          <w:t>Describe Proposed Business System (with rich picture)</w:t>
        </w:r>
        <w:r w:rsidR="00E94AE4">
          <w:rPr>
            <w:noProof/>
            <w:webHidden/>
          </w:rPr>
          <w:tab/>
        </w:r>
        <w:r w:rsidR="00E94AE4">
          <w:rPr>
            <w:noProof/>
            <w:webHidden/>
          </w:rPr>
          <w:fldChar w:fldCharType="begin"/>
        </w:r>
        <w:r w:rsidR="00E94AE4">
          <w:rPr>
            <w:noProof/>
            <w:webHidden/>
          </w:rPr>
          <w:instrText xml:space="preserve"> PAGEREF _Toc115216007 \h </w:instrText>
        </w:r>
        <w:r w:rsidR="00E94AE4">
          <w:rPr>
            <w:noProof/>
            <w:webHidden/>
          </w:rPr>
        </w:r>
        <w:r w:rsidR="00E94AE4">
          <w:rPr>
            <w:noProof/>
            <w:webHidden/>
          </w:rPr>
          <w:fldChar w:fldCharType="separate"/>
        </w:r>
        <w:r w:rsidR="00E94AE4">
          <w:rPr>
            <w:noProof/>
            <w:webHidden/>
          </w:rPr>
          <w:t>7</w:t>
        </w:r>
        <w:r w:rsidR="00E94AE4">
          <w:rPr>
            <w:noProof/>
            <w:webHidden/>
          </w:rPr>
          <w:fldChar w:fldCharType="end"/>
        </w:r>
      </w:hyperlink>
    </w:p>
    <w:p w14:paraId="71370E84" w14:textId="6BF7F875" w:rsidR="00E94AE4" w:rsidRDefault="00000000">
      <w:pPr>
        <w:pStyle w:val="TOC2"/>
        <w:tabs>
          <w:tab w:val="right" w:leader="hyphen" w:pos="8657"/>
        </w:tabs>
        <w:rPr>
          <w:rFonts w:eastAsiaTheme="minorEastAsia" w:cstheme="minorBidi"/>
          <w:smallCaps w:val="0"/>
          <w:noProof/>
          <w:sz w:val="22"/>
          <w:szCs w:val="22"/>
        </w:rPr>
      </w:pPr>
      <w:hyperlink w:anchor="_Toc115216008" w:history="1">
        <w:r w:rsidR="00E94AE4" w:rsidRPr="00DA46C6">
          <w:rPr>
            <w:rStyle w:val="Hyperlink"/>
            <w:noProof/>
          </w:rPr>
          <w:t>Proposed processes along with six system elements.</w:t>
        </w:r>
        <w:r w:rsidR="00E94AE4">
          <w:rPr>
            <w:noProof/>
            <w:webHidden/>
          </w:rPr>
          <w:tab/>
        </w:r>
        <w:r w:rsidR="00E94AE4">
          <w:rPr>
            <w:noProof/>
            <w:webHidden/>
          </w:rPr>
          <w:fldChar w:fldCharType="begin"/>
        </w:r>
        <w:r w:rsidR="00E94AE4">
          <w:rPr>
            <w:noProof/>
            <w:webHidden/>
          </w:rPr>
          <w:instrText xml:space="preserve"> PAGEREF _Toc115216008 \h </w:instrText>
        </w:r>
        <w:r w:rsidR="00E94AE4">
          <w:rPr>
            <w:noProof/>
            <w:webHidden/>
          </w:rPr>
        </w:r>
        <w:r w:rsidR="00E94AE4">
          <w:rPr>
            <w:noProof/>
            <w:webHidden/>
          </w:rPr>
          <w:fldChar w:fldCharType="separate"/>
        </w:r>
        <w:r w:rsidR="00E94AE4">
          <w:rPr>
            <w:noProof/>
            <w:webHidden/>
          </w:rPr>
          <w:t>7</w:t>
        </w:r>
        <w:r w:rsidR="00E94AE4">
          <w:rPr>
            <w:noProof/>
            <w:webHidden/>
          </w:rPr>
          <w:fldChar w:fldCharType="end"/>
        </w:r>
      </w:hyperlink>
    </w:p>
    <w:p w14:paraId="6834C9C6" w14:textId="35B0A8EC" w:rsidR="00E94AE4" w:rsidRDefault="00000000">
      <w:pPr>
        <w:pStyle w:val="TOC2"/>
        <w:tabs>
          <w:tab w:val="right" w:leader="hyphen" w:pos="8657"/>
        </w:tabs>
        <w:rPr>
          <w:rFonts w:eastAsiaTheme="minorEastAsia" w:cstheme="minorBidi"/>
          <w:smallCaps w:val="0"/>
          <w:noProof/>
          <w:sz w:val="22"/>
          <w:szCs w:val="22"/>
        </w:rPr>
      </w:pPr>
      <w:hyperlink w:anchor="_Toc115216009" w:history="1">
        <w:r w:rsidR="00E94AE4" w:rsidRPr="00DA46C6">
          <w:rPr>
            <w:rStyle w:val="Hyperlink"/>
            <w:noProof/>
          </w:rPr>
          <w:t>Process Diagram (to be)</w:t>
        </w:r>
        <w:r w:rsidR="00E94AE4">
          <w:rPr>
            <w:noProof/>
            <w:webHidden/>
          </w:rPr>
          <w:tab/>
        </w:r>
        <w:r w:rsidR="00E94AE4">
          <w:rPr>
            <w:noProof/>
            <w:webHidden/>
          </w:rPr>
          <w:fldChar w:fldCharType="begin"/>
        </w:r>
        <w:r w:rsidR="00E94AE4">
          <w:rPr>
            <w:noProof/>
            <w:webHidden/>
          </w:rPr>
          <w:instrText xml:space="preserve"> PAGEREF _Toc115216009 \h </w:instrText>
        </w:r>
        <w:r w:rsidR="00E94AE4">
          <w:rPr>
            <w:noProof/>
            <w:webHidden/>
          </w:rPr>
        </w:r>
        <w:r w:rsidR="00E94AE4">
          <w:rPr>
            <w:noProof/>
            <w:webHidden/>
          </w:rPr>
          <w:fldChar w:fldCharType="separate"/>
        </w:r>
        <w:r w:rsidR="00E94AE4">
          <w:rPr>
            <w:noProof/>
            <w:webHidden/>
          </w:rPr>
          <w:t>8</w:t>
        </w:r>
        <w:r w:rsidR="00E94AE4">
          <w:rPr>
            <w:noProof/>
            <w:webHidden/>
          </w:rPr>
          <w:fldChar w:fldCharType="end"/>
        </w:r>
      </w:hyperlink>
    </w:p>
    <w:p w14:paraId="4C2D9974" w14:textId="209D07F8" w:rsidR="00E94AE4" w:rsidRDefault="00000000">
      <w:pPr>
        <w:pStyle w:val="TOC1"/>
        <w:tabs>
          <w:tab w:val="right" w:leader="hyphen" w:pos="8657"/>
        </w:tabs>
        <w:rPr>
          <w:rFonts w:eastAsiaTheme="minorEastAsia" w:cstheme="minorBidi"/>
          <w:b w:val="0"/>
          <w:bCs w:val="0"/>
          <w:caps w:val="0"/>
          <w:noProof/>
          <w:sz w:val="22"/>
          <w:szCs w:val="22"/>
        </w:rPr>
      </w:pPr>
      <w:hyperlink w:anchor="_Toc115216010" w:history="1">
        <w:r w:rsidR="00E94AE4" w:rsidRPr="00DA46C6">
          <w:rPr>
            <w:rStyle w:val="Hyperlink"/>
            <w:noProof/>
          </w:rPr>
          <w:t>Ch-3 Logical System Design</w:t>
        </w:r>
        <w:r w:rsidR="00E94AE4">
          <w:rPr>
            <w:noProof/>
            <w:webHidden/>
          </w:rPr>
          <w:tab/>
        </w:r>
        <w:r w:rsidR="00E94AE4">
          <w:rPr>
            <w:noProof/>
            <w:webHidden/>
          </w:rPr>
          <w:fldChar w:fldCharType="begin"/>
        </w:r>
        <w:r w:rsidR="00E94AE4">
          <w:rPr>
            <w:noProof/>
            <w:webHidden/>
          </w:rPr>
          <w:instrText xml:space="preserve"> PAGEREF _Toc115216010 \h </w:instrText>
        </w:r>
        <w:r w:rsidR="00E94AE4">
          <w:rPr>
            <w:noProof/>
            <w:webHidden/>
          </w:rPr>
        </w:r>
        <w:r w:rsidR="00E94AE4">
          <w:rPr>
            <w:noProof/>
            <w:webHidden/>
          </w:rPr>
          <w:fldChar w:fldCharType="separate"/>
        </w:r>
        <w:r w:rsidR="00E94AE4">
          <w:rPr>
            <w:noProof/>
            <w:webHidden/>
          </w:rPr>
          <w:t>9</w:t>
        </w:r>
        <w:r w:rsidR="00E94AE4">
          <w:rPr>
            <w:noProof/>
            <w:webHidden/>
          </w:rPr>
          <w:fldChar w:fldCharType="end"/>
        </w:r>
      </w:hyperlink>
    </w:p>
    <w:p w14:paraId="0C64DFE5" w14:textId="2C5254B3" w:rsidR="00E94AE4" w:rsidRDefault="00000000">
      <w:pPr>
        <w:pStyle w:val="TOC2"/>
        <w:tabs>
          <w:tab w:val="right" w:leader="hyphen" w:pos="8657"/>
        </w:tabs>
        <w:rPr>
          <w:rFonts w:eastAsiaTheme="minorEastAsia" w:cstheme="minorBidi"/>
          <w:smallCaps w:val="0"/>
          <w:noProof/>
          <w:sz w:val="22"/>
          <w:szCs w:val="22"/>
        </w:rPr>
      </w:pPr>
      <w:hyperlink w:anchor="_Toc115216011" w:history="1">
        <w:r w:rsidR="00E94AE4" w:rsidRPr="00DA46C6">
          <w:rPr>
            <w:rStyle w:val="Hyperlink"/>
            <w:noProof/>
          </w:rPr>
          <w:t>Business Rules</w:t>
        </w:r>
        <w:r w:rsidR="00E94AE4">
          <w:rPr>
            <w:noProof/>
            <w:webHidden/>
          </w:rPr>
          <w:tab/>
        </w:r>
        <w:r w:rsidR="00E94AE4">
          <w:rPr>
            <w:noProof/>
            <w:webHidden/>
          </w:rPr>
          <w:fldChar w:fldCharType="begin"/>
        </w:r>
        <w:r w:rsidR="00E94AE4">
          <w:rPr>
            <w:noProof/>
            <w:webHidden/>
          </w:rPr>
          <w:instrText xml:space="preserve"> PAGEREF _Toc115216011 \h </w:instrText>
        </w:r>
        <w:r w:rsidR="00E94AE4">
          <w:rPr>
            <w:noProof/>
            <w:webHidden/>
          </w:rPr>
        </w:r>
        <w:r w:rsidR="00E94AE4">
          <w:rPr>
            <w:noProof/>
            <w:webHidden/>
          </w:rPr>
          <w:fldChar w:fldCharType="separate"/>
        </w:r>
        <w:r w:rsidR="00E94AE4">
          <w:rPr>
            <w:noProof/>
            <w:webHidden/>
          </w:rPr>
          <w:t>9</w:t>
        </w:r>
        <w:r w:rsidR="00E94AE4">
          <w:rPr>
            <w:noProof/>
            <w:webHidden/>
          </w:rPr>
          <w:fldChar w:fldCharType="end"/>
        </w:r>
      </w:hyperlink>
    </w:p>
    <w:p w14:paraId="14EE051F" w14:textId="4D001804" w:rsidR="00E94AE4" w:rsidRDefault="00000000">
      <w:pPr>
        <w:pStyle w:val="TOC2"/>
        <w:tabs>
          <w:tab w:val="right" w:leader="hyphen" w:pos="8657"/>
        </w:tabs>
        <w:rPr>
          <w:rFonts w:eastAsiaTheme="minorEastAsia" w:cstheme="minorBidi"/>
          <w:smallCaps w:val="0"/>
          <w:noProof/>
          <w:sz w:val="22"/>
          <w:szCs w:val="22"/>
        </w:rPr>
      </w:pPr>
      <w:hyperlink w:anchor="_Toc115216012" w:history="1">
        <w:r w:rsidR="00E94AE4" w:rsidRPr="00DA46C6">
          <w:rPr>
            <w:rStyle w:val="Hyperlink"/>
            <w:noProof/>
          </w:rPr>
          <w:t>ERD</w:t>
        </w:r>
        <w:r w:rsidR="00E94AE4">
          <w:rPr>
            <w:noProof/>
            <w:webHidden/>
          </w:rPr>
          <w:tab/>
        </w:r>
        <w:r w:rsidR="00E94AE4">
          <w:rPr>
            <w:noProof/>
            <w:webHidden/>
          </w:rPr>
          <w:fldChar w:fldCharType="begin"/>
        </w:r>
        <w:r w:rsidR="00E94AE4">
          <w:rPr>
            <w:noProof/>
            <w:webHidden/>
          </w:rPr>
          <w:instrText xml:space="preserve"> PAGEREF _Toc115216012 \h </w:instrText>
        </w:r>
        <w:r w:rsidR="00E94AE4">
          <w:rPr>
            <w:noProof/>
            <w:webHidden/>
          </w:rPr>
        </w:r>
        <w:r w:rsidR="00E94AE4">
          <w:rPr>
            <w:noProof/>
            <w:webHidden/>
          </w:rPr>
          <w:fldChar w:fldCharType="separate"/>
        </w:r>
        <w:r w:rsidR="00E94AE4">
          <w:rPr>
            <w:noProof/>
            <w:webHidden/>
          </w:rPr>
          <w:t>9</w:t>
        </w:r>
        <w:r w:rsidR="00E94AE4">
          <w:rPr>
            <w:noProof/>
            <w:webHidden/>
          </w:rPr>
          <w:fldChar w:fldCharType="end"/>
        </w:r>
      </w:hyperlink>
    </w:p>
    <w:p w14:paraId="0A474132" w14:textId="244EDF67" w:rsidR="00E94AE4" w:rsidRDefault="00000000">
      <w:pPr>
        <w:pStyle w:val="TOC2"/>
        <w:tabs>
          <w:tab w:val="right" w:leader="hyphen" w:pos="8657"/>
        </w:tabs>
        <w:rPr>
          <w:rFonts w:eastAsiaTheme="minorEastAsia" w:cstheme="minorBidi"/>
          <w:smallCaps w:val="0"/>
          <w:noProof/>
          <w:sz w:val="22"/>
          <w:szCs w:val="22"/>
        </w:rPr>
      </w:pPr>
      <w:hyperlink w:anchor="_Toc115216013" w:history="1">
        <w:r w:rsidR="00E94AE4" w:rsidRPr="00DA46C6">
          <w:rPr>
            <w:rStyle w:val="Hyperlink"/>
            <w:noProof/>
          </w:rPr>
          <w:t>ERD to Relations</w:t>
        </w:r>
        <w:r w:rsidR="00E94AE4">
          <w:rPr>
            <w:noProof/>
            <w:webHidden/>
          </w:rPr>
          <w:tab/>
        </w:r>
        <w:r w:rsidR="00E94AE4">
          <w:rPr>
            <w:noProof/>
            <w:webHidden/>
          </w:rPr>
          <w:fldChar w:fldCharType="begin"/>
        </w:r>
        <w:r w:rsidR="00E94AE4">
          <w:rPr>
            <w:noProof/>
            <w:webHidden/>
          </w:rPr>
          <w:instrText xml:space="preserve"> PAGEREF _Toc115216013 \h </w:instrText>
        </w:r>
        <w:r w:rsidR="00E94AE4">
          <w:rPr>
            <w:noProof/>
            <w:webHidden/>
          </w:rPr>
        </w:r>
        <w:r w:rsidR="00E94AE4">
          <w:rPr>
            <w:noProof/>
            <w:webHidden/>
          </w:rPr>
          <w:fldChar w:fldCharType="separate"/>
        </w:r>
        <w:r w:rsidR="00E94AE4">
          <w:rPr>
            <w:noProof/>
            <w:webHidden/>
          </w:rPr>
          <w:t>10</w:t>
        </w:r>
        <w:r w:rsidR="00E94AE4">
          <w:rPr>
            <w:noProof/>
            <w:webHidden/>
          </w:rPr>
          <w:fldChar w:fldCharType="end"/>
        </w:r>
      </w:hyperlink>
    </w:p>
    <w:p w14:paraId="6A9CC0DA" w14:textId="4B07A182" w:rsidR="00E94AE4" w:rsidRDefault="00000000">
      <w:pPr>
        <w:pStyle w:val="TOC2"/>
        <w:tabs>
          <w:tab w:val="right" w:leader="hyphen" w:pos="8657"/>
        </w:tabs>
        <w:rPr>
          <w:rFonts w:eastAsiaTheme="minorEastAsia" w:cstheme="minorBidi"/>
          <w:smallCaps w:val="0"/>
          <w:noProof/>
          <w:sz w:val="22"/>
          <w:szCs w:val="22"/>
        </w:rPr>
      </w:pPr>
      <w:hyperlink w:anchor="_Toc115216014" w:history="1">
        <w:r w:rsidR="00E94AE4" w:rsidRPr="00DA46C6">
          <w:rPr>
            <w:rStyle w:val="Hyperlink"/>
            <w:noProof/>
          </w:rPr>
          <w:t>Normalization</w:t>
        </w:r>
        <w:r w:rsidR="00E94AE4">
          <w:rPr>
            <w:noProof/>
            <w:webHidden/>
          </w:rPr>
          <w:tab/>
        </w:r>
        <w:r w:rsidR="00E94AE4">
          <w:rPr>
            <w:noProof/>
            <w:webHidden/>
          </w:rPr>
          <w:fldChar w:fldCharType="begin"/>
        </w:r>
        <w:r w:rsidR="00E94AE4">
          <w:rPr>
            <w:noProof/>
            <w:webHidden/>
          </w:rPr>
          <w:instrText xml:space="preserve"> PAGEREF _Toc115216014 \h </w:instrText>
        </w:r>
        <w:r w:rsidR="00E94AE4">
          <w:rPr>
            <w:noProof/>
            <w:webHidden/>
          </w:rPr>
        </w:r>
        <w:r w:rsidR="00E94AE4">
          <w:rPr>
            <w:noProof/>
            <w:webHidden/>
          </w:rPr>
          <w:fldChar w:fldCharType="separate"/>
        </w:r>
        <w:r w:rsidR="00E94AE4">
          <w:rPr>
            <w:noProof/>
            <w:webHidden/>
          </w:rPr>
          <w:t>10</w:t>
        </w:r>
        <w:r w:rsidR="00E94AE4">
          <w:rPr>
            <w:noProof/>
            <w:webHidden/>
          </w:rPr>
          <w:fldChar w:fldCharType="end"/>
        </w:r>
      </w:hyperlink>
    </w:p>
    <w:p w14:paraId="1A9F530C" w14:textId="0AD78B13" w:rsidR="00E94AE4" w:rsidRDefault="00000000">
      <w:pPr>
        <w:pStyle w:val="TOC2"/>
        <w:tabs>
          <w:tab w:val="right" w:leader="hyphen" w:pos="8657"/>
        </w:tabs>
        <w:rPr>
          <w:rFonts w:eastAsiaTheme="minorEastAsia" w:cstheme="minorBidi"/>
          <w:smallCaps w:val="0"/>
          <w:noProof/>
          <w:sz w:val="22"/>
          <w:szCs w:val="22"/>
        </w:rPr>
      </w:pPr>
      <w:hyperlink w:anchor="_Toc115216015" w:history="1">
        <w:r w:rsidR="00E94AE4" w:rsidRPr="00DA46C6">
          <w:rPr>
            <w:rStyle w:val="Hyperlink"/>
            <w:noProof/>
          </w:rPr>
          <w:t>Data Dictionary</w:t>
        </w:r>
        <w:r w:rsidR="00E94AE4">
          <w:rPr>
            <w:noProof/>
            <w:webHidden/>
          </w:rPr>
          <w:tab/>
        </w:r>
        <w:r w:rsidR="00E94AE4">
          <w:rPr>
            <w:noProof/>
            <w:webHidden/>
          </w:rPr>
          <w:fldChar w:fldCharType="begin"/>
        </w:r>
        <w:r w:rsidR="00E94AE4">
          <w:rPr>
            <w:noProof/>
            <w:webHidden/>
          </w:rPr>
          <w:instrText xml:space="preserve"> PAGEREF _Toc115216015 \h </w:instrText>
        </w:r>
        <w:r w:rsidR="00E94AE4">
          <w:rPr>
            <w:noProof/>
            <w:webHidden/>
          </w:rPr>
        </w:r>
        <w:r w:rsidR="00E94AE4">
          <w:rPr>
            <w:noProof/>
            <w:webHidden/>
          </w:rPr>
          <w:fldChar w:fldCharType="separate"/>
        </w:r>
        <w:r w:rsidR="00E94AE4">
          <w:rPr>
            <w:noProof/>
            <w:webHidden/>
          </w:rPr>
          <w:t>10</w:t>
        </w:r>
        <w:r w:rsidR="00E94AE4">
          <w:rPr>
            <w:noProof/>
            <w:webHidden/>
          </w:rPr>
          <w:fldChar w:fldCharType="end"/>
        </w:r>
      </w:hyperlink>
    </w:p>
    <w:p w14:paraId="6D41C3C1" w14:textId="33058C57" w:rsidR="00E94AE4" w:rsidRDefault="00000000">
      <w:pPr>
        <w:pStyle w:val="TOC1"/>
        <w:tabs>
          <w:tab w:val="right" w:leader="hyphen" w:pos="8657"/>
        </w:tabs>
        <w:rPr>
          <w:rFonts w:eastAsiaTheme="minorEastAsia" w:cstheme="minorBidi"/>
          <w:b w:val="0"/>
          <w:bCs w:val="0"/>
          <w:caps w:val="0"/>
          <w:noProof/>
          <w:sz w:val="22"/>
          <w:szCs w:val="22"/>
        </w:rPr>
      </w:pPr>
      <w:hyperlink w:anchor="_Toc115216016" w:history="1">
        <w:r w:rsidR="00E94AE4" w:rsidRPr="00DA46C6">
          <w:rPr>
            <w:rStyle w:val="Hyperlink"/>
            <w:noProof/>
          </w:rPr>
          <w:t>Ch-4 Physical System Design</w:t>
        </w:r>
        <w:r w:rsidR="00E94AE4">
          <w:rPr>
            <w:noProof/>
            <w:webHidden/>
          </w:rPr>
          <w:tab/>
        </w:r>
        <w:r w:rsidR="00E94AE4">
          <w:rPr>
            <w:noProof/>
            <w:webHidden/>
          </w:rPr>
          <w:fldChar w:fldCharType="begin"/>
        </w:r>
        <w:r w:rsidR="00E94AE4">
          <w:rPr>
            <w:noProof/>
            <w:webHidden/>
          </w:rPr>
          <w:instrText xml:space="preserve"> PAGEREF _Toc115216016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0EFFBF7F" w14:textId="3E0E9DDC" w:rsidR="00E94AE4" w:rsidRDefault="00000000">
      <w:pPr>
        <w:pStyle w:val="TOC2"/>
        <w:tabs>
          <w:tab w:val="right" w:leader="hyphen" w:pos="8657"/>
        </w:tabs>
        <w:rPr>
          <w:rFonts w:eastAsiaTheme="minorEastAsia" w:cstheme="minorBidi"/>
          <w:smallCaps w:val="0"/>
          <w:noProof/>
          <w:sz w:val="22"/>
          <w:szCs w:val="22"/>
        </w:rPr>
      </w:pPr>
      <w:hyperlink w:anchor="_Toc115216017" w:history="1">
        <w:r w:rsidR="00E94AE4" w:rsidRPr="00DA46C6">
          <w:rPr>
            <w:rStyle w:val="Hyperlink"/>
            <w:noProof/>
          </w:rPr>
          <w:t>Input Forms</w:t>
        </w:r>
        <w:r w:rsidR="00E94AE4">
          <w:rPr>
            <w:noProof/>
            <w:webHidden/>
          </w:rPr>
          <w:tab/>
        </w:r>
        <w:r w:rsidR="00E94AE4">
          <w:rPr>
            <w:noProof/>
            <w:webHidden/>
          </w:rPr>
          <w:fldChar w:fldCharType="begin"/>
        </w:r>
        <w:r w:rsidR="00E94AE4">
          <w:rPr>
            <w:noProof/>
            <w:webHidden/>
          </w:rPr>
          <w:instrText xml:space="preserve"> PAGEREF _Toc115216017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046232B2" w14:textId="1463E205" w:rsidR="00E94AE4" w:rsidRDefault="00000000">
      <w:pPr>
        <w:pStyle w:val="TOC3"/>
        <w:tabs>
          <w:tab w:val="right" w:leader="hyphen" w:pos="8657"/>
        </w:tabs>
        <w:rPr>
          <w:rFonts w:eastAsiaTheme="minorEastAsia" w:cstheme="minorBidi"/>
          <w:i w:val="0"/>
          <w:iCs w:val="0"/>
          <w:noProof/>
          <w:sz w:val="22"/>
          <w:szCs w:val="22"/>
        </w:rPr>
      </w:pPr>
      <w:hyperlink w:anchor="_Toc115216018" w:history="1">
        <w:r w:rsidR="00E94AE4" w:rsidRPr="00DA46C6">
          <w:rPr>
            <w:rStyle w:val="Hyperlink"/>
            <w:noProof/>
          </w:rPr>
          <w:t>Purpose</w:t>
        </w:r>
        <w:r w:rsidR="00E94AE4">
          <w:rPr>
            <w:noProof/>
            <w:webHidden/>
          </w:rPr>
          <w:tab/>
        </w:r>
        <w:r w:rsidR="00E94AE4">
          <w:rPr>
            <w:noProof/>
            <w:webHidden/>
          </w:rPr>
          <w:fldChar w:fldCharType="begin"/>
        </w:r>
        <w:r w:rsidR="00E94AE4">
          <w:rPr>
            <w:noProof/>
            <w:webHidden/>
          </w:rPr>
          <w:instrText xml:space="preserve"> PAGEREF _Toc115216018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463F9C0C" w14:textId="12E60B84" w:rsidR="00E94AE4" w:rsidRDefault="00000000">
      <w:pPr>
        <w:pStyle w:val="TOC3"/>
        <w:tabs>
          <w:tab w:val="right" w:leader="hyphen" w:pos="8657"/>
        </w:tabs>
        <w:rPr>
          <w:rFonts w:eastAsiaTheme="minorEastAsia" w:cstheme="minorBidi"/>
          <w:i w:val="0"/>
          <w:iCs w:val="0"/>
          <w:noProof/>
          <w:sz w:val="22"/>
          <w:szCs w:val="22"/>
        </w:rPr>
      </w:pPr>
      <w:hyperlink w:anchor="_Toc115216019" w:history="1">
        <w:r w:rsidR="00E94AE4" w:rsidRPr="00DA46C6">
          <w:rPr>
            <w:rStyle w:val="Hyperlink"/>
            <w:noProof/>
          </w:rPr>
          <w:t>Controls and flow controls of the form</w:t>
        </w:r>
        <w:r w:rsidR="00E94AE4">
          <w:rPr>
            <w:noProof/>
            <w:webHidden/>
          </w:rPr>
          <w:tab/>
        </w:r>
        <w:r w:rsidR="00E94AE4">
          <w:rPr>
            <w:noProof/>
            <w:webHidden/>
          </w:rPr>
          <w:fldChar w:fldCharType="begin"/>
        </w:r>
        <w:r w:rsidR="00E94AE4">
          <w:rPr>
            <w:noProof/>
            <w:webHidden/>
          </w:rPr>
          <w:instrText xml:space="preserve"> PAGEREF _Toc115216019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115259D8" w14:textId="0F4CA5E6" w:rsidR="00E94AE4" w:rsidRDefault="00000000">
      <w:pPr>
        <w:pStyle w:val="TOC3"/>
        <w:tabs>
          <w:tab w:val="right" w:leader="hyphen" w:pos="8657"/>
        </w:tabs>
        <w:rPr>
          <w:rFonts w:eastAsiaTheme="minorEastAsia" w:cstheme="minorBidi"/>
          <w:i w:val="0"/>
          <w:iCs w:val="0"/>
          <w:noProof/>
          <w:sz w:val="22"/>
          <w:szCs w:val="22"/>
        </w:rPr>
      </w:pPr>
      <w:hyperlink w:anchor="_Toc115216020" w:history="1">
        <w:r w:rsidR="00E94AE4" w:rsidRPr="00DA46C6">
          <w:rPr>
            <w:rStyle w:val="Hyperlink"/>
            <w:noProof/>
          </w:rPr>
          <w:t>Related SQL Used</w:t>
        </w:r>
        <w:r w:rsidR="00E94AE4">
          <w:rPr>
            <w:noProof/>
            <w:webHidden/>
          </w:rPr>
          <w:tab/>
        </w:r>
        <w:r w:rsidR="00E94AE4">
          <w:rPr>
            <w:noProof/>
            <w:webHidden/>
          </w:rPr>
          <w:fldChar w:fldCharType="begin"/>
        </w:r>
        <w:r w:rsidR="00E94AE4">
          <w:rPr>
            <w:noProof/>
            <w:webHidden/>
          </w:rPr>
          <w:instrText xml:space="preserve"> PAGEREF _Toc115216020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1F4D7303" w14:textId="6153EFD4" w:rsidR="00E94AE4" w:rsidRDefault="00000000">
      <w:pPr>
        <w:pStyle w:val="TOC2"/>
        <w:tabs>
          <w:tab w:val="right" w:leader="hyphen" w:pos="8657"/>
        </w:tabs>
        <w:rPr>
          <w:rFonts w:eastAsiaTheme="minorEastAsia" w:cstheme="minorBidi"/>
          <w:smallCaps w:val="0"/>
          <w:noProof/>
          <w:sz w:val="22"/>
          <w:szCs w:val="22"/>
        </w:rPr>
      </w:pPr>
      <w:hyperlink w:anchor="_Toc115216021" w:history="1">
        <w:r w:rsidR="00E94AE4" w:rsidRPr="00DA46C6">
          <w:rPr>
            <w:rStyle w:val="Hyperlink"/>
            <w:noProof/>
          </w:rPr>
          <w:t>Output Query &amp; Reports</w:t>
        </w:r>
        <w:r w:rsidR="00E94AE4">
          <w:rPr>
            <w:noProof/>
            <w:webHidden/>
          </w:rPr>
          <w:tab/>
        </w:r>
        <w:r w:rsidR="00E94AE4">
          <w:rPr>
            <w:noProof/>
            <w:webHidden/>
          </w:rPr>
          <w:fldChar w:fldCharType="begin"/>
        </w:r>
        <w:r w:rsidR="00E94AE4">
          <w:rPr>
            <w:noProof/>
            <w:webHidden/>
          </w:rPr>
          <w:instrText xml:space="preserve"> PAGEREF _Toc115216021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7941EEC3" w14:textId="057FECF0" w:rsidR="00E94AE4" w:rsidRDefault="00000000">
      <w:pPr>
        <w:pStyle w:val="TOC3"/>
        <w:tabs>
          <w:tab w:val="right" w:leader="hyphen" w:pos="8657"/>
        </w:tabs>
        <w:rPr>
          <w:rFonts w:eastAsiaTheme="minorEastAsia" w:cstheme="minorBidi"/>
          <w:i w:val="0"/>
          <w:iCs w:val="0"/>
          <w:noProof/>
          <w:sz w:val="22"/>
          <w:szCs w:val="22"/>
        </w:rPr>
      </w:pPr>
      <w:hyperlink w:anchor="_Toc115216022" w:history="1">
        <w:r w:rsidR="00E94AE4" w:rsidRPr="00DA46C6">
          <w:rPr>
            <w:rStyle w:val="Hyperlink"/>
            <w:noProof/>
          </w:rPr>
          <w:t>Purpose and use</w:t>
        </w:r>
        <w:r w:rsidR="00E94AE4">
          <w:rPr>
            <w:noProof/>
            <w:webHidden/>
          </w:rPr>
          <w:tab/>
        </w:r>
        <w:r w:rsidR="00E94AE4">
          <w:rPr>
            <w:noProof/>
            <w:webHidden/>
          </w:rPr>
          <w:fldChar w:fldCharType="begin"/>
        </w:r>
        <w:r w:rsidR="00E94AE4">
          <w:rPr>
            <w:noProof/>
            <w:webHidden/>
          </w:rPr>
          <w:instrText xml:space="preserve"> PAGEREF _Toc115216022 \h </w:instrText>
        </w:r>
        <w:r w:rsidR="00E94AE4">
          <w:rPr>
            <w:noProof/>
            <w:webHidden/>
          </w:rPr>
        </w:r>
        <w:r w:rsidR="00E94AE4">
          <w:rPr>
            <w:noProof/>
            <w:webHidden/>
          </w:rPr>
          <w:fldChar w:fldCharType="separate"/>
        </w:r>
        <w:r w:rsidR="00E94AE4">
          <w:rPr>
            <w:noProof/>
            <w:webHidden/>
          </w:rPr>
          <w:t>11</w:t>
        </w:r>
        <w:r w:rsidR="00E94AE4">
          <w:rPr>
            <w:noProof/>
            <w:webHidden/>
          </w:rPr>
          <w:fldChar w:fldCharType="end"/>
        </w:r>
      </w:hyperlink>
    </w:p>
    <w:p w14:paraId="7171A347" w14:textId="4451A1E7" w:rsidR="00E94AE4" w:rsidRDefault="00000000">
      <w:pPr>
        <w:pStyle w:val="TOC3"/>
        <w:tabs>
          <w:tab w:val="right" w:leader="hyphen" w:pos="8657"/>
        </w:tabs>
        <w:rPr>
          <w:rFonts w:eastAsiaTheme="minorEastAsia" w:cstheme="minorBidi"/>
          <w:i w:val="0"/>
          <w:iCs w:val="0"/>
          <w:noProof/>
          <w:sz w:val="22"/>
          <w:szCs w:val="22"/>
        </w:rPr>
      </w:pPr>
      <w:hyperlink w:anchor="_Toc115216023" w:history="1">
        <w:r w:rsidR="00E94AE4" w:rsidRPr="00DA46C6">
          <w:rPr>
            <w:rStyle w:val="Hyperlink"/>
            <w:noProof/>
          </w:rPr>
          <w:t>Controls and flow of controls</w:t>
        </w:r>
        <w:r w:rsidR="00E94AE4">
          <w:rPr>
            <w:noProof/>
            <w:webHidden/>
          </w:rPr>
          <w:tab/>
        </w:r>
        <w:r w:rsidR="00E94AE4">
          <w:rPr>
            <w:noProof/>
            <w:webHidden/>
          </w:rPr>
          <w:fldChar w:fldCharType="begin"/>
        </w:r>
        <w:r w:rsidR="00E94AE4">
          <w:rPr>
            <w:noProof/>
            <w:webHidden/>
          </w:rPr>
          <w:instrText xml:space="preserve"> PAGEREF _Toc115216023 \h </w:instrText>
        </w:r>
        <w:r w:rsidR="00E94AE4">
          <w:rPr>
            <w:noProof/>
            <w:webHidden/>
          </w:rPr>
        </w:r>
        <w:r w:rsidR="00E94AE4">
          <w:rPr>
            <w:noProof/>
            <w:webHidden/>
          </w:rPr>
          <w:fldChar w:fldCharType="separate"/>
        </w:r>
        <w:r w:rsidR="00E94AE4">
          <w:rPr>
            <w:noProof/>
            <w:webHidden/>
          </w:rPr>
          <w:t>12</w:t>
        </w:r>
        <w:r w:rsidR="00E94AE4">
          <w:rPr>
            <w:noProof/>
            <w:webHidden/>
          </w:rPr>
          <w:fldChar w:fldCharType="end"/>
        </w:r>
      </w:hyperlink>
    </w:p>
    <w:p w14:paraId="2F91BF20" w14:textId="5C7DCE5B" w:rsidR="00E94AE4" w:rsidRDefault="00000000">
      <w:pPr>
        <w:pStyle w:val="TOC3"/>
        <w:tabs>
          <w:tab w:val="right" w:leader="hyphen" w:pos="8657"/>
        </w:tabs>
        <w:rPr>
          <w:rFonts w:eastAsiaTheme="minorEastAsia" w:cstheme="minorBidi"/>
          <w:i w:val="0"/>
          <w:iCs w:val="0"/>
          <w:noProof/>
          <w:sz w:val="22"/>
          <w:szCs w:val="22"/>
        </w:rPr>
      </w:pPr>
      <w:hyperlink w:anchor="_Toc115216024" w:history="1">
        <w:r w:rsidR="00E94AE4" w:rsidRPr="00DA46C6">
          <w:rPr>
            <w:rStyle w:val="Hyperlink"/>
            <w:noProof/>
          </w:rPr>
          <w:t>Description along with SQL</w:t>
        </w:r>
        <w:r w:rsidR="00E94AE4">
          <w:rPr>
            <w:noProof/>
            <w:webHidden/>
          </w:rPr>
          <w:tab/>
        </w:r>
        <w:r w:rsidR="00E94AE4">
          <w:rPr>
            <w:noProof/>
            <w:webHidden/>
          </w:rPr>
          <w:fldChar w:fldCharType="begin"/>
        </w:r>
        <w:r w:rsidR="00E94AE4">
          <w:rPr>
            <w:noProof/>
            <w:webHidden/>
          </w:rPr>
          <w:instrText xml:space="preserve"> PAGEREF _Toc115216024 \h </w:instrText>
        </w:r>
        <w:r w:rsidR="00E94AE4">
          <w:rPr>
            <w:noProof/>
            <w:webHidden/>
          </w:rPr>
        </w:r>
        <w:r w:rsidR="00E94AE4">
          <w:rPr>
            <w:noProof/>
            <w:webHidden/>
          </w:rPr>
          <w:fldChar w:fldCharType="separate"/>
        </w:r>
        <w:r w:rsidR="00E94AE4">
          <w:rPr>
            <w:noProof/>
            <w:webHidden/>
          </w:rPr>
          <w:t>12</w:t>
        </w:r>
        <w:r w:rsidR="00E94AE4">
          <w:rPr>
            <w:noProof/>
            <w:webHidden/>
          </w:rPr>
          <w:fldChar w:fldCharType="end"/>
        </w:r>
      </w:hyperlink>
    </w:p>
    <w:p w14:paraId="055DEA7F" w14:textId="78B1F862" w:rsidR="00E94AE4" w:rsidRDefault="00000000">
      <w:pPr>
        <w:pStyle w:val="TOC2"/>
        <w:tabs>
          <w:tab w:val="right" w:leader="hyphen" w:pos="8657"/>
        </w:tabs>
        <w:rPr>
          <w:rFonts w:eastAsiaTheme="minorEastAsia" w:cstheme="minorBidi"/>
          <w:smallCaps w:val="0"/>
          <w:noProof/>
          <w:sz w:val="22"/>
          <w:szCs w:val="22"/>
        </w:rPr>
      </w:pPr>
      <w:hyperlink w:anchor="_Toc115216025" w:history="1">
        <w:r w:rsidR="00E94AE4" w:rsidRPr="00DA46C6">
          <w:rPr>
            <w:rStyle w:val="Hyperlink"/>
            <w:noProof/>
          </w:rPr>
          <w:t>System Design Architecture</w:t>
        </w:r>
        <w:r w:rsidR="00E94AE4">
          <w:rPr>
            <w:noProof/>
            <w:webHidden/>
          </w:rPr>
          <w:tab/>
        </w:r>
        <w:r w:rsidR="00E94AE4">
          <w:rPr>
            <w:noProof/>
            <w:webHidden/>
          </w:rPr>
          <w:fldChar w:fldCharType="begin"/>
        </w:r>
        <w:r w:rsidR="00E94AE4">
          <w:rPr>
            <w:noProof/>
            <w:webHidden/>
          </w:rPr>
          <w:instrText xml:space="preserve"> PAGEREF _Toc115216025 \h </w:instrText>
        </w:r>
        <w:r w:rsidR="00E94AE4">
          <w:rPr>
            <w:noProof/>
            <w:webHidden/>
          </w:rPr>
        </w:r>
        <w:r w:rsidR="00E94AE4">
          <w:rPr>
            <w:noProof/>
            <w:webHidden/>
          </w:rPr>
          <w:fldChar w:fldCharType="separate"/>
        </w:r>
        <w:r w:rsidR="00E94AE4">
          <w:rPr>
            <w:noProof/>
            <w:webHidden/>
          </w:rPr>
          <w:t>12</w:t>
        </w:r>
        <w:r w:rsidR="00E94AE4">
          <w:rPr>
            <w:noProof/>
            <w:webHidden/>
          </w:rPr>
          <w:fldChar w:fldCharType="end"/>
        </w:r>
      </w:hyperlink>
    </w:p>
    <w:p w14:paraId="7EF9C2A1" w14:textId="7914A3D2" w:rsidR="00E94AE4" w:rsidRDefault="00000000">
      <w:pPr>
        <w:pStyle w:val="TOC1"/>
        <w:tabs>
          <w:tab w:val="right" w:leader="hyphen" w:pos="8657"/>
        </w:tabs>
        <w:rPr>
          <w:rFonts w:eastAsiaTheme="minorEastAsia" w:cstheme="minorBidi"/>
          <w:b w:val="0"/>
          <w:bCs w:val="0"/>
          <w:caps w:val="0"/>
          <w:noProof/>
          <w:sz w:val="22"/>
          <w:szCs w:val="22"/>
        </w:rPr>
      </w:pPr>
      <w:hyperlink w:anchor="_Toc115216026" w:history="1">
        <w:r w:rsidR="00E94AE4" w:rsidRPr="00DA46C6">
          <w:rPr>
            <w:rStyle w:val="Hyperlink"/>
            <w:noProof/>
          </w:rPr>
          <w:t>Ch-5 Conclusion</w:t>
        </w:r>
        <w:r w:rsidR="00E94AE4">
          <w:rPr>
            <w:noProof/>
            <w:webHidden/>
          </w:rPr>
          <w:tab/>
        </w:r>
        <w:r w:rsidR="00E94AE4">
          <w:rPr>
            <w:noProof/>
            <w:webHidden/>
          </w:rPr>
          <w:fldChar w:fldCharType="begin"/>
        </w:r>
        <w:r w:rsidR="00E94AE4">
          <w:rPr>
            <w:noProof/>
            <w:webHidden/>
          </w:rPr>
          <w:instrText xml:space="preserve"> PAGEREF _Toc115216026 \h </w:instrText>
        </w:r>
        <w:r w:rsidR="00E94AE4">
          <w:rPr>
            <w:noProof/>
            <w:webHidden/>
          </w:rPr>
        </w:r>
        <w:r w:rsidR="00E94AE4">
          <w:rPr>
            <w:noProof/>
            <w:webHidden/>
          </w:rPr>
          <w:fldChar w:fldCharType="separate"/>
        </w:r>
        <w:r w:rsidR="00E94AE4">
          <w:rPr>
            <w:noProof/>
            <w:webHidden/>
          </w:rPr>
          <w:t>13</w:t>
        </w:r>
        <w:r w:rsidR="00E94AE4">
          <w:rPr>
            <w:noProof/>
            <w:webHidden/>
          </w:rPr>
          <w:fldChar w:fldCharType="end"/>
        </w:r>
      </w:hyperlink>
    </w:p>
    <w:p w14:paraId="4EAC990B" w14:textId="7007EB47" w:rsidR="00E94AE4" w:rsidRDefault="00000000">
      <w:pPr>
        <w:pStyle w:val="TOC2"/>
        <w:tabs>
          <w:tab w:val="right" w:leader="hyphen" w:pos="8657"/>
        </w:tabs>
        <w:rPr>
          <w:rFonts w:eastAsiaTheme="minorEastAsia" w:cstheme="minorBidi"/>
          <w:smallCaps w:val="0"/>
          <w:noProof/>
          <w:sz w:val="22"/>
          <w:szCs w:val="22"/>
        </w:rPr>
      </w:pPr>
      <w:hyperlink w:anchor="_Toc115216027" w:history="1">
        <w:r w:rsidR="00E94AE4" w:rsidRPr="00DA46C6">
          <w:rPr>
            <w:rStyle w:val="Hyperlink"/>
            <w:noProof/>
          </w:rPr>
          <w:t>Problem &amp; Solution</w:t>
        </w:r>
        <w:r w:rsidR="00E94AE4">
          <w:rPr>
            <w:noProof/>
            <w:webHidden/>
          </w:rPr>
          <w:tab/>
        </w:r>
        <w:r w:rsidR="00E94AE4">
          <w:rPr>
            <w:noProof/>
            <w:webHidden/>
          </w:rPr>
          <w:fldChar w:fldCharType="begin"/>
        </w:r>
        <w:r w:rsidR="00E94AE4">
          <w:rPr>
            <w:noProof/>
            <w:webHidden/>
          </w:rPr>
          <w:instrText xml:space="preserve"> PAGEREF _Toc115216027 \h </w:instrText>
        </w:r>
        <w:r w:rsidR="00E94AE4">
          <w:rPr>
            <w:noProof/>
            <w:webHidden/>
          </w:rPr>
        </w:r>
        <w:r w:rsidR="00E94AE4">
          <w:rPr>
            <w:noProof/>
            <w:webHidden/>
          </w:rPr>
          <w:fldChar w:fldCharType="separate"/>
        </w:r>
        <w:r w:rsidR="00E94AE4">
          <w:rPr>
            <w:noProof/>
            <w:webHidden/>
          </w:rPr>
          <w:t>13</w:t>
        </w:r>
        <w:r w:rsidR="00E94AE4">
          <w:rPr>
            <w:noProof/>
            <w:webHidden/>
          </w:rPr>
          <w:fldChar w:fldCharType="end"/>
        </w:r>
      </w:hyperlink>
    </w:p>
    <w:p w14:paraId="4E780CE4" w14:textId="1C1BB942" w:rsidR="00E94AE4" w:rsidRDefault="00000000">
      <w:pPr>
        <w:pStyle w:val="TOC2"/>
        <w:tabs>
          <w:tab w:val="right" w:leader="hyphen" w:pos="8657"/>
        </w:tabs>
        <w:rPr>
          <w:rFonts w:eastAsiaTheme="minorEastAsia" w:cstheme="minorBidi"/>
          <w:smallCaps w:val="0"/>
          <w:noProof/>
          <w:sz w:val="22"/>
          <w:szCs w:val="22"/>
        </w:rPr>
      </w:pPr>
      <w:hyperlink w:anchor="_Toc115216028" w:history="1">
        <w:r w:rsidR="00E94AE4" w:rsidRPr="00DA46C6">
          <w:rPr>
            <w:rStyle w:val="Hyperlink"/>
            <w:noProof/>
          </w:rPr>
          <w:t>Additional feature &amp; Future Development</w:t>
        </w:r>
        <w:r w:rsidR="00E94AE4">
          <w:rPr>
            <w:noProof/>
            <w:webHidden/>
          </w:rPr>
          <w:tab/>
        </w:r>
        <w:r w:rsidR="00E94AE4">
          <w:rPr>
            <w:noProof/>
            <w:webHidden/>
          </w:rPr>
          <w:fldChar w:fldCharType="begin"/>
        </w:r>
        <w:r w:rsidR="00E94AE4">
          <w:rPr>
            <w:noProof/>
            <w:webHidden/>
          </w:rPr>
          <w:instrText xml:space="preserve"> PAGEREF _Toc115216028 \h </w:instrText>
        </w:r>
        <w:r w:rsidR="00E94AE4">
          <w:rPr>
            <w:noProof/>
            <w:webHidden/>
          </w:rPr>
        </w:r>
        <w:r w:rsidR="00E94AE4">
          <w:rPr>
            <w:noProof/>
            <w:webHidden/>
          </w:rPr>
          <w:fldChar w:fldCharType="separate"/>
        </w:r>
        <w:r w:rsidR="00E94AE4">
          <w:rPr>
            <w:noProof/>
            <w:webHidden/>
          </w:rPr>
          <w:t>13</w:t>
        </w:r>
        <w:r w:rsidR="00E94AE4">
          <w:rPr>
            <w:noProof/>
            <w:webHidden/>
          </w:rPr>
          <w:fldChar w:fldCharType="end"/>
        </w:r>
      </w:hyperlink>
    </w:p>
    <w:p w14:paraId="6E93751F" w14:textId="3D0D371C" w:rsidR="00E94AE4" w:rsidRDefault="00000000">
      <w:pPr>
        <w:pStyle w:val="TOC2"/>
        <w:tabs>
          <w:tab w:val="right" w:leader="hyphen" w:pos="8657"/>
        </w:tabs>
        <w:rPr>
          <w:rFonts w:eastAsiaTheme="minorEastAsia" w:cstheme="minorBidi"/>
          <w:smallCaps w:val="0"/>
          <w:noProof/>
          <w:sz w:val="22"/>
          <w:szCs w:val="22"/>
        </w:rPr>
      </w:pPr>
      <w:hyperlink w:anchor="_Toc115216029" w:history="1">
        <w:r w:rsidR="00E94AE4" w:rsidRPr="00DA46C6">
          <w:rPr>
            <w:rStyle w:val="Hyperlink"/>
            <w:noProof/>
          </w:rPr>
          <w:t>Conclusion &amp; Recommendations</w:t>
        </w:r>
        <w:r w:rsidR="00E94AE4">
          <w:rPr>
            <w:noProof/>
            <w:webHidden/>
          </w:rPr>
          <w:tab/>
        </w:r>
        <w:r w:rsidR="00E94AE4">
          <w:rPr>
            <w:noProof/>
            <w:webHidden/>
          </w:rPr>
          <w:fldChar w:fldCharType="begin"/>
        </w:r>
        <w:r w:rsidR="00E94AE4">
          <w:rPr>
            <w:noProof/>
            <w:webHidden/>
          </w:rPr>
          <w:instrText xml:space="preserve"> PAGEREF _Toc115216029 \h </w:instrText>
        </w:r>
        <w:r w:rsidR="00E94AE4">
          <w:rPr>
            <w:noProof/>
            <w:webHidden/>
          </w:rPr>
        </w:r>
        <w:r w:rsidR="00E94AE4">
          <w:rPr>
            <w:noProof/>
            <w:webHidden/>
          </w:rPr>
          <w:fldChar w:fldCharType="separate"/>
        </w:r>
        <w:r w:rsidR="00E94AE4">
          <w:rPr>
            <w:noProof/>
            <w:webHidden/>
          </w:rPr>
          <w:t>13</w:t>
        </w:r>
        <w:r w:rsidR="00E94AE4">
          <w:rPr>
            <w:noProof/>
            <w:webHidden/>
          </w:rPr>
          <w:fldChar w:fldCharType="end"/>
        </w:r>
      </w:hyperlink>
    </w:p>
    <w:p w14:paraId="2A010E7D" w14:textId="5EE2728F" w:rsidR="00E94AE4" w:rsidRDefault="00000000">
      <w:pPr>
        <w:pStyle w:val="TOC1"/>
        <w:tabs>
          <w:tab w:val="right" w:leader="hyphen" w:pos="8657"/>
        </w:tabs>
        <w:rPr>
          <w:rFonts w:eastAsiaTheme="minorEastAsia" w:cstheme="minorBidi"/>
          <w:b w:val="0"/>
          <w:bCs w:val="0"/>
          <w:caps w:val="0"/>
          <w:noProof/>
          <w:sz w:val="22"/>
          <w:szCs w:val="22"/>
        </w:rPr>
      </w:pPr>
      <w:hyperlink w:anchor="_Toc115216030" w:history="1">
        <w:r w:rsidR="00E94AE4" w:rsidRPr="00DA46C6">
          <w:rPr>
            <w:rStyle w:val="Hyperlink"/>
            <w:noProof/>
          </w:rPr>
          <w:t>Reference:</w:t>
        </w:r>
        <w:r w:rsidR="00E94AE4">
          <w:rPr>
            <w:noProof/>
            <w:webHidden/>
          </w:rPr>
          <w:tab/>
        </w:r>
        <w:r w:rsidR="00E94AE4">
          <w:rPr>
            <w:noProof/>
            <w:webHidden/>
          </w:rPr>
          <w:fldChar w:fldCharType="begin"/>
        </w:r>
        <w:r w:rsidR="00E94AE4">
          <w:rPr>
            <w:noProof/>
            <w:webHidden/>
          </w:rPr>
          <w:instrText xml:space="preserve"> PAGEREF _Toc115216030 \h </w:instrText>
        </w:r>
        <w:r w:rsidR="00E94AE4">
          <w:rPr>
            <w:noProof/>
            <w:webHidden/>
          </w:rPr>
        </w:r>
        <w:r w:rsidR="00E94AE4">
          <w:rPr>
            <w:noProof/>
            <w:webHidden/>
          </w:rPr>
          <w:fldChar w:fldCharType="separate"/>
        </w:r>
        <w:r w:rsidR="00E94AE4">
          <w:rPr>
            <w:noProof/>
            <w:webHidden/>
          </w:rPr>
          <w:t>14</w:t>
        </w:r>
        <w:r w:rsidR="00E94AE4">
          <w:rPr>
            <w:noProof/>
            <w:webHidden/>
          </w:rPr>
          <w:fldChar w:fldCharType="end"/>
        </w:r>
      </w:hyperlink>
    </w:p>
    <w:p w14:paraId="05959E5E" w14:textId="1C1545B3" w:rsidR="00E94AE4" w:rsidRDefault="00000000">
      <w:pPr>
        <w:pStyle w:val="TOC1"/>
        <w:tabs>
          <w:tab w:val="right" w:leader="hyphen" w:pos="8657"/>
        </w:tabs>
        <w:rPr>
          <w:rFonts w:eastAsiaTheme="minorEastAsia" w:cstheme="minorBidi"/>
          <w:b w:val="0"/>
          <w:bCs w:val="0"/>
          <w:caps w:val="0"/>
          <w:noProof/>
          <w:sz w:val="22"/>
          <w:szCs w:val="22"/>
        </w:rPr>
      </w:pPr>
      <w:hyperlink w:anchor="_Toc115216031" w:history="1">
        <w:r w:rsidR="00E94AE4" w:rsidRPr="00DA46C6">
          <w:rPr>
            <w:rStyle w:val="Hyperlink"/>
            <w:noProof/>
          </w:rPr>
          <w:t>Appendix:</w:t>
        </w:r>
        <w:r w:rsidR="00E94AE4">
          <w:rPr>
            <w:noProof/>
            <w:webHidden/>
          </w:rPr>
          <w:tab/>
        </w:r>
        <w:r w:rsidR="00E94AE4">
          <w:rPr>
            <w:noProof/>
            <w:webHidden/>
          </w:rPr>
          <w:fldChar w:fldCharType="begin"/>
        </w:r>
        <w:r w:rsidR="00E94AE4">
          <w:rPr>
            <w:noProof/>
            <w:webHidden/>
          </w:rPr>
          <w:instrText xml:space="preserve"> PAGEREF _Toc115216031 \h </w:instrText>
        </w:r>
        <w:r w:rsidR="00E94AE4">
          <w:rPr>
            <w:noProof/>
            <w:webHidden/>
          </w:rPr>
        </w:r>
        <w:r w:rsidR="00E94AE4">
          <w:rPr>
            <w:noProof/>
            <w:webHidden/>
          </w:rPr>
          <w:fldChar w:fldCharType="separate"/>
        </w:r>
        <w:r w:rsidR="00E94AE4">
          <w:rPr>
            <w:noProof/>
            <w:webHidden/>
          </w:rPr>
          <w:t>15</w:t>
        </w:r>
        <w:r w:rsidR="00E94AE4">
          <w:rPr>
            <w:noProof/>
            <w:webHidden/>
          </w:rPr>
          <w:fldChar w:fldCharType="end"/>
        </w:r>
      </w:hyperlink>
    </w:p>
    <w:p w14:paraId="6F697101" w14:textId="57E91E2A" w:rsidR="000140B1" w:rsidRDefault="001E193B">
      <w:pPr>
        <w:rPr>
          <w:rFonts w:cstheme="minorHAnsi"/>
          <w:b/>
          <w:bCs/>
          <w:caps/>
          <w:sz w:val="20"/>
          <w:szCs w:val="20"/>
        </w:rPr>
      </w:pPr>
      <w:r>
        <w:rPr>
          <w:rFonts w:cstheme="minorHAnsi"/>
          <w:b/>
          <w:bCs/>
          <w:caps/>
          <w:sz w:val="20"/>
          <w:szCs w:val="20"/>
        </w:rPr>
        <w:fldChar w:fldCharType="end"/>
      </w:r>
    </w:p>
    <w:p w14:paraId="7FA522CF" w14:textId="77777777" w:rsidR="000140B1" w:rsidRDefault="000140B1">
      <w:pPr>
        <w:rPr>
          <w:rFonts w:cstheme="minorHAnsi"/>
          <w:b/>
          <w:bCs/>
          <w:caps/>
          <w:sz w:val="20"/>
          <w:szCs w:val="20"/>
        </w:rPr>
      </w:pPr>
      <w:r>
        <w:rPr>
          <w:rFonts w:cstheme="minorHAnsi"/>
          <w:b/>
          <w:bCs/>
          <w:caps/>
          <w:sz w:val="20"/>
          <w:szCs w:val="20"/>
        </w:rPr>
        <w:br w:type="page"/>
      </w:r>
    </w:p>
    <w:p w14:paraId="4BA9E10F" w14:textId="77777777" w:rsidR="000140B1" w:rsidRDefault="000140B1">
      <w:pPr>
        <w:rPr>
          <w:noProof/>
        </w:rPr>
      </w:pPr>
      <w:r>
        <w:rPr>
          <w:rFonts w:cstheme="minorHAnsi"/>
          <w:b/>
          <w:bCs/>
          <w:caps/>
          <w:sz w:val="20"/>
          <w:szCs w:val="20"/>
        </w:rPr>
        <w:lastRenderedPageBreak/>
        <w:t>List of Figures</w:t>
      </w:r>
      <w:r w:rsidR="001E193B">
        <w:rPr>
          <w:rFonts w:cstheme="minorHAnsi"/>
          <w:b/>
          <w:bCs/>
          <w:caps/>
          <w:sz w:val="20"/>
          <w:szCs w:val="20"/>
        </w:rPr>
        <w:fldChar w:fldCharType="begin"/>
      </w:r>
      <w:r w:rsidR="001E193B">
        <w:rPr>
          <w:rFonts w:cstheme="minorHAnsi"/>
          <w:b/>
          <w:bCs/>
          <w:caps/>
          <w:sz w:val="20"/>
          <w:szCs w:val="20"/>
        </w:rPr>
        <w:instrText xml:space="preserve"> TOC \h \z \c "Figure" </w:instrText>
      </w:r>
      <w:r w:rsidR="001E193B">
        <w:rPr>
          <w:rFonts w:cstheme="minorHAnsi"/>
          <w:b/>
          <w:bCs/>
          <w:caps/>
          <w:sz w:val="20"/>
          <w:szCs w:val="20"/>
        </w:rPr>
        <w:fldChar w:fldCharType="separate"/>
      </w:r>
    </w:p>
    <w:p w14:paraId="4F2BD3D1" w14:textId="44099ED8" w:rsidR="000140B1" w:rsidRDefault="00000000">
      <w:pPr>
        <w:pStyle w:val="TableofFigures"/>
        <w:tabs>
          <w:tab w:val="right" w:leader="hyphen" w:pos="8657"/>
        </w:tabs>
        <w:rPr>
          <w:rFonts w:eastAsiaTheme="minorEastAsia" w:cstheme="minorBidi"/>
          <w:smallCaps w:val="0"/>
          <w:noProof/>
          <w:sz w:val="22"/>
          <w:szCs w:val="22"/>
        </w:rPr>
      </w:pPr>
      <w:hyperlink w:anchor="_Toc115214791" w:history="1">
        <w:r w:rsidR="000140B1" w:rsidRPr="00F23ACE">
          <w:rPr>
            <w:rStyle w:val="Hyperlink"/>
            <w:noProof/>
          </w:rPr>
          <w:t>Figure 1: Bleh</w:t>
        </w:r>
        <w:r w:rsidR="000140B1">
          <w:rPr>
            <w:noProof/>
            <w:webHidden/>
          </w:rPr>
          <w:tab/>
        </w:r>
        <w:r w:rsidR="000140B1">
          <w:rPr>
            <w:noProof/>
            <w:webHidden/>
          </w:rPr>
          <w:fldChar w:fldCharType="begin"/>
        </w:r>
        <w:r w:rsidR="000140B1">
          <w:rPr>
            <w:noProof/>
            <w:webHidden/>
          </w:rPr>
          <w:instrText xml:space="preserve"> PAGEREF _Toc115214791 \h </w:instrText>
        </w:r>
        <w:r w:rsidR="000140B1">
          <w:rPr>
            <w:noProof/>
            <w:webHidden/>
          </w:rPr>
        </w:r>
        <w:r w:rsidR="000140B1">
          <w:rPr>
            <w:noProof/>
            <w:webHidden/>
          </w:rPr>
          <w:fldChar w:fldCharType="separate"/>
        </w:r>
        <w:r w:rsidR="000140B1">
          <w:rPr>
            <w:noProof/>
            <w:webHidden/>
          </w:rPr>
          <w:t>4</w:t>
        </w:r>
        <w:r w:rsidR="000140B1">
          <w:rPr>
            <w:noProof/>
            <w:webHidden/>
          </w:rPr>
          <w:fldChar w:fldCharType="end"/>
        </w:r>
      </w:hyperlink>
    </w:p>
    <w:p w14:paraId="5F69CAD2" w14:textId="3D69DF8D" w:rsidR="000140B1" w:rsidRDefault="00000000">
      <w:pPr>
        <w:pStyle w:val="TableofFigures"/>
        <w:tabs>
          <w:tab w:val="right" w:leader="hyphen" w:pos="8657"/>
        </w:tabs>
        <w:rPr>
          <w:rFonts w:eastAsiaTheme="minorEastAsia" w:cstheme="minorBidi"/>
          <w:smallCaps w:val="0"/>
          <w:noProof/>
          <w:sz w:val="22"/>
          <w:szCs w:val="22"/>
        </w:rPr>
      </w:pPr>
      <w:hyperlink w:anchor="_Toc115214792" w:history="1">
        <w:r w:rsidR="000140B1" w:rsidRPr="00F23ACE">
          <w:rPr>
            <w:rStyle w:val="Hyperlink"/>
            <w:noProof/>
          </w:rPr>
          <w:t>Figure 2:</w:t>
        </w:r>
        <w:r w:rsidR="000140B1">
          <w:rPr>
            <w:noProof/>
            <w:webHidden/>
          </w:rPr>
          <w:tab/>
        </w:r>
        <w:r w:rsidR="000140B1">
          <w:rPr>
            <w:noProof/>
            <w:webHidden/>
          </w:rPr>
          <w:fldChar w:fldCharType="begin"/>
        </w:r>
        <w:r w:rsidR="000140B1">
          <w:rPr>
            <w:noProof/>
            <w:webHidden/>
          </w:rPr>
          <w:instrText xml:space="preserve"> PAGEREF _Toc115214792 \h </w:instrText>
        </w:r>
        <w:r w:rsidR="000140B1">
          <w:rPr>
            <w:noProof/>
            <w:webHidden/>
          </w:rPr>
        </w:r>
        <w:r w:rsidR="000140B1">
          <w:rPr>
            <w:noProof/>
            <w:webHidden/>
          </w:rPr>
          <w:fldChar w:fldCharType="separate"/>
        </w:r>
        <w:r w:rsidR="000140B1">
          <w:rPr>
            <w:noProof/>
            <w:webHidden/>
          </w:rPr>
          <w:t>5</w:t>
        </w:r>
        <w:r w:rsidR="000140B1">
          <w:rPr>
            <w:noProof/>
            <w:webHidden/>
          </w:rPr>
          <w:fldChar w:fldCharType="end"/>
        </w:r>
      </w:hyperlink>
    </w:p>
    <w:p w14:paraId="6E04CEF5" w14:textId="1C3E817F" w:rsidR="00B27B67" w:rsidRDefault="001E193B">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r>
        <w:rPr>
          <w:rFonts w:cstheme="minorHAnsi"/>
          <w:b/>
          <w:bCs/>
          <w:caps/>
          <w:sz w:val="20"/>
          <w:szCs w:val="20"/>
        </w:rPr>
        <w:fldChar w:fldCharType="end"/>
      </w:r>
      <w:r w:rsidR="00B27B67">
        <w:br w:type="page"/>
      </w:r>
    </w:p>
    <w:p w14:paraId="399B57DF" w14:textId="07452C60" w:rsidR="00E8090F" w:rsidRDefault="00777899" w:rsidP="000F2A20">
      <w:pPr>
        <w:pStyle w:val="Heading1"/>
      </w:pPr>
      <w:bookmarkStart w:id="3" w:name="_Toc115214359"/>
      <w:bookmarkStart w:id="4" w:name="_Toc115215997"/>
      <w:r>
        <w:lastRenderedPageBreak/>
        <w:t>Ch-1 Introduction</w:t>
      </w:r>
      <w:r w:rsidR="00833710">
        <w:t>:</w:t>
      </w:r>
      <w:bookmarkStart w:id="5" w:name="_Toc115214360"/>
      <w:bookmarkStart w:id="6" w:name="_Toc115215998"/>
      <w:bookmarkEnd w:id="3"/>
      <w:bookmarkEnd w:id="4"/>
    </w:p>
    <w:p w14:paraId="03C40205" w14:textId="77777777" w:rsidR="000F2A20" w:rsidRDefault="000F2A20" w:rsidP="000F2A20">
      <w:pPr>
        <w:pStyle w:val="Heading1"/>
      </w:pPr>
    </w:p>
    <w:p w14:paraId="6F7038AC" w14:textId="72B8E0F7" w:rsidR="00566DFD" w:rsidRDefault="00DA776D" w:rsidP="002177CF">
      <w:pPr>
        <w:pStyle w:val="Heading2"/>
      </w:pPr>
      <w:r>
        <w:t>Background</w:t>
      </w:r>
      <w:r w:rsidR="00566DFD">
        <w:t xml:space="preserve"> of the organization</w:t>
      </w:r>
      <w:r>
        <w:t>:</w:t>
      </w:r>
      <w:bookmarkEnd w:id="5"/>
      <w:bookmarkEnd w:id="6"/>
      <w:r w:rsidR="001D3D36">
        <w:t xml:space="preserve"> </w:t>
      </w:r>
    </w:p>
    <w:p w14:paraId="3C465F0A" w14:textId="77777777" w:rsidR="00E8090F" w:rsidRDefault="00E8090F" w:rsidP="00935ABC">
      <w:pPr>
        <w:pStyle w:val="ProjectBody"/>
      </w:pPr>
    </w:p>
    <w:p w14:paraId="608778D8" w14:textId="458C8E92" w:rsidR="00935ABC" w:rsidRDefault="00935ABC" w:rsidP="00935ABC">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935ABC">
      <w:pPr>
        <w:pStyle w:val="ProjectBody"/>
      </w:pPr>
      <w:r>
        <w:t>The Independent University, Bangladesh (IUB) has robust and versatile schools – notably consisting of following:</w:t>
      </w:r>
    </w:p>
    <w:p w14:paraId="0677DC20" w14:textId="77777777" w:rsidR="00935ABC" w:rsidRDefault="00935ABC" w:rsidP="00E8090F">
      <w:pPr>
        <w:pStyle w:val="ProjectBody"/>
        <w:spacing w:after="0"/>
      </w:pPr>
      <w:r>
        <w:t>● Business &amp; Entrepreneurship</w:t>
      </w:r>
    </w:p>
    <w:p w14:paraId="3F446F13" w14:textId="77777777" w:rsidR="00935ABC" w:rsidRDefault="00935ABC" w:rsidP="00E8090F">
      <w:pPr>
        <w:pStyle w:val="ProjectBody"/>
        <w:spacing w:after="0"/>
      </w:pPr>
      <w:r>
        <w:t>● Engineering, Technology &amp; Sciences</w:t>
      </w:r>
    </w:p>
    <w:p w14:paraId="3F65EF43" w14:textId="77777777" w:rsidR="00935ABC" w:rsidRDefault="00935ABC" w:rsidP="00E8090F">
      <w:pPr>
        <w:pStyle w:val="ProjectBody"/>
        <w:spacing w:after="0"/>
      </w:pPr>
      <w:r>
        <w:t>● Environment and Life Sciences</w:t>
      </w:r>
    </w:p>
    <w:p w14:paraId="4498C27E" w14:textId="77777777" w:rsidR="00935ABC" w:rsidRDefault="00935ABC" w:rsidP="00E8090F">
      <w:pPr>
        <w:pStyle w:val="ProjectBody"/>
        <w:spacing w:after="0"/>
      </w:pPr>
      <w:r>
        <w:t>● Liberal Arts &amp; Social Sciences</w:t>
      </w:r>
    </w:p>
    <w:p w14:paraId="336A3DDB" w14:textId="77777777" w:rsidR="00935ABC" w:rsidRDefault="00935ABC" w:rsidP="00E8090F">
      <w:pPr>
        <w:pStyle w:val="ProjectBody"/>
        <w:spacing w:after="0"/>
      </w:pPr>
      <w:r>
        <w:t>● Pharmacy and Public Health.</w:t>
      </w:r>
    </w:p>
    <w:p w14:paraId="1FE42460" w14:textId="77777777" w:rsidR="00E8090F" w:rsidRDefault="00E8090F" w:rsidP="00935ABC">
      <w:pPr>
        <w:pStyle w:val="ProjectBody"/>
      </w:pPr>
    </w:p>
    <w:p w14:paraId="4F81BE01" w14:textId="77777777" w:rsidR="00E8090F" w:rsidRDefault="00935ABC" w:rsidP="00935ABC">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935ABC">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0F2A20">
      <w:pPr>
        <w:pStyle w:val="ProjectBody"/>
        <w:jc w:val="center"/>
      </w:pPr>
      <w:r w:rsidRPr="00935ABC">
        <w:rPr>
          <w:noProof/>
        </w:rPr>
        <w:lastRenderedPageBreak/>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7" w:name="_Hlk121178395"/>
    </w:p>
    <w:p w14:paraId="1CC32421" w14:textId="50B4CE2E" w:rsidR="00C92D87" w:rsidRDefault="00100A20" w:rsidP="00306330">
      <w:pPr>
        <w:pStyle w:val="Caption"/>
      </w:pPr>
      <w:bookmarkStart w:id="8" w:name="_Toc115214791"/>
      <w:bookmarkStart w:id="9" w:name="_Hlk121178706"/>
      <w:r>
        <w:t xml:space="preserve">Figure </w:t>
      </w:r>
      <w:fldSimple w:instr=" SEQ Figure \* ARABIC ">
        <w:r w:rsidR="00306330">
          <w:rPr>
            <w:noProof/>
          </w:rPr>
          <w:t>1</w:t>
        </w:r>
      </w:fldSimple>
      <w:r>
        <w:t>:</w:t>
      </w:r>
      <w:r w:rsidR="00306330">
        <w:t xml:space="preserve"> </w:t>
      </w:r>
      <w:bookmarkEnd w:id="8"/>
      <w:r w:rsidR="00935ABC">
        <w:t>Indep</w:t>
      </w:r>
      <w:r w:rsidR="00F877BC">
        <w:t xml:space="preserve">endent </w:t>
      </w:r>
      <w:r w:rsidR="006165C3">
        <w:t>University, Bangladesh</w:t>
      </w:r>
    </w:p>
    <w:p w14:paraId="49F8515D" w14:textId="77777777" w:rsidR="000F2A20" w:rsidRDefault="000F2A20" w:rsidP="002177CF">
      <w:pPr>
        <w:pStyle w:val="Heading2"/>
      </w:pPr>
      <w:bookmarkStart w:id="10" w:name="_Toc115214361"/>
      <w:bookmarkStart w:id="11" w:name="_Toc115215999"/>
      <w:bookmarkEnd w:id="7"/>
      <w:bookmarkEnd w:id="9"/>
    </w:p>
    <w:p w14:paraId="3E94E254" w14:textId="037210BA" w:rsidR="00566DFD" w:rsidRDefault="00454DE7" w:rsidP="002177CF">
      <w:pPr>
        <w:pStyle w:val="Heading2"/>
      </w:pPr>
      <w:r>
        <w:t>B</w:t>
      </w:r>
      <w:r w:rsidR="007F1ED6">
        <w:t>ackground of the</w:t>
      </w:r>
      <w:r w:rsidR="00F96138">
        <w:t xml:space="preserve"> project:</w:t>
      </w:r>
      <w:bookmarkEnd w:id="10"/>
      <w:bookmarkEnd w:id="11"/>
    </w:p>
    <w:p w14:paraId="44048F19" w14:textId="77777777" w:rsidR="000F2A20" w:rsidRDefault="006563FF" w:rsidP="002F0A1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2F0A1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2F0A16">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2F0A16">
      <w:pPr>
        <w:pStyle w:val="ProjectBody"/>
      </w:pPr>
      <w:r w:rsidRPr="004561E8">
        <w:lastRenderedPageBreak/>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134ED460" w:rsidR="003118CB" w:rsidRDefault="00E94AE4" w:rsidP="002177CF">
      <w:pPr>
        <w:pStyle w:val="Heading2"/>
      </w:pPr>
      <w:bookmarkStart w:id="12" w:name="_Toc115214362"/>
      <w:bookmarkStart w:id="13" w:name="_Toc115216000"/>
      <w:r>
        <w:t>O</w:t>
      </w:r>
      <w:r w:rsidR="00C31B1C">
        <w:t xml:space="preserve">bjectives </w:t>
      </w:r>
      <w:r w:rsidR="003118CB">
        <w:t>of the project:</w:t>
      </w:r>
      <w:bookmarkEnd w:id="12"/>
      <w:bookmarkEnd w:id="13"/>
    </w:p>
    <w:p w14:paraId="61D3E193" w14:textId="11B14928" w:rsidR="00ED248B" w:rsidRPr="003118CB" w:rsidRDefault="00F877BC" w:rsidP="002F0A16">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1E26FF37" w:rsidR="003118CB" w:rsidRDefault="00454DE7" w:rsidP="002177CF">
      <w:pPr>
        <w:pStyle w:val="Heading2"/>
      </w:pPr>
      <w:bookmarkStart w:id="14" w:name="_Toc115214363"/>
      <w:bookmarkStart w:id="15" w:name="_Toc115216001"/>
      <w:r>
        <w:t>S</w:t>
      </w:r>
      <w:r w:rsidR="0085751D">
        <w:t>cope of the project</w:t>
      </w:r>
      <w:bookmarkEnd w:id="14"/>
      <w:bookmarkEnd w:id="15"/>
    </w:p>
    <w:p w14:paraId="0C5B1993" w14:textId="3472F200" w:rsidR="00F877BC" w:rsidRDefault="00F877BC" w:rsidP="002F0A16">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course reports, marksheets, 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733CEA4E" w:rsidR="00777899" w:rsidRDefault="00777899" w:rsidP="00306330">
      <w:pPr>
        <w:pStyle w:val="Heading1"/>
      </w:pPr>
      <w:bookmarkStart w:id="16" w:name="_Toc115214364"/>
      <w:bookmarkStart w:id="17" w:name="_Toc115216002"/>
      <w:r>
        <w:lastRenderedPageBreak/>
        <w:t>Ch-2: Requirement Analysis</w:t>
      </w:r>
      <w:bookmarkEnd w:id="16"/>
      <w:bookmarkEnd w:id="17"/>
    </w:p>
    <w:p w14:paraId="6075F981" w14:textId="77777777" w:rsidR="006165C3" w:rsidRDefault="006165C3" w:rsidP="00306330">
      <w:pPr>
        <w:pStyle w:val="Heading1"/>
      </w:pPr>
    </w:p>
    <w:p w14:paraId="6B214278" w14:textId="75FFF4E5" w:rsidR="006165C3" w:rsidRDefault="00815EA5" w:rsidP="002177CF">
      <w:pPr>
        <w:pStyle w:val="Heading2"/>
      </w:pPr>
      <w:bookmarkStart w:id="18" w:name="_Toc115214365"/>
      <w:bookmarkStart w:id="19" w:name="_Toc115216003"/>
      <w:r w:rsidRPr="00815EA5">
        <w:t>Describe Existing Business System (with rich picture)</w:t>
      </w:r>
      <w:bookmarkEnd w:id="18"/>
      <w:bookmarkEnd w:id="19"/>
    </w:p>
    <w:p w14:paraId="5BD82C97" w14:textId="5DC6418B" w:rsidR="0085751D" w:rsidRDefault="0085751D" w:rsidP="002F0A16">
      <w:pPr>
        <w:pStyle w:val="ProjectBody"/>
      </w:pPr>
    </w:p>
    <w:p w14:paraId="03628C2D" w14:textId="13E02553" w:rsidR="006165C3" w:rsidRDefault="006165C3" w:rsidP="006165C3">
      <w:pPr>
        <w:pStyle w:val="ProjectBody"/>
      </w:pPr>
      <w:r w:rsidRPr="006165C3">
        <w:t xml:space="preserve">We create a platform through which faculties may work together to create course descriptions, course reports, marksheets, assessments, map assessments to COs and PLOs for PLO successes, and keep track of student evaluations for </w:t>
      </w:r>
      <w:r w:rsidR="00410D93" w:rsidRPr="006165C3">
        <w:t>all</w:t>
      </w:r>
      <w:r w:rsidRPr="006165C3">
        <w:t xml:space="preserve"> their courses throughout the semester and upload questions in the question bank for the </w:t>
      </w:r>
      <w:r w:rsidR="00410D93" w:rsidRPr="006165C3">
        <w:t>students.</w:t>
      </w:r>
      <w:r w:rsidRPr="006165C3">
        <w:t xml:space="preserve"> The systems for reaching findings are also available to students, the IUB leadership team, and governmental organizations. Each stakeholder will only see the data that is specifically relevant to them, and data will also be protected. </w:t>
      </w:r>
      <w:r>
        <w:t>Student responses to questions posed by the faculty are then given back to the faculty. The system receives the assessment records after it has been completed and stores them. The system keeps a record of every report.</w:t>
      </w:r>
    </w:p>
    <w:p w14:paraId="76A84FC5" w14:textId="77777777" w:rsidR="006165C3" w:rsidRDefault="006165C3" w:rsidP="006165C3">
      <w:pPr>
        <w:pStyle w:val="ProjectBody"/>
      </w:pPr>
    </w:p>
    <w:p w14:paraId="5D4CB503" w14:textId="3E890085" w:rsidR="006165C3" w:rsidRDefault="006165C3" w:rsidP="006165C3">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6165C3">
      <w:pPr>
        <w:pStyle w:val="ProjectBody"/>
      </w:pPr>
    </w:p>
    <w:p w14:paraId="282E0F4E" w14:textId="25BFD9C9" w:rsidR="006165C3" w:rsidRDefault="006165C3" w:rsidP="006165C3">
      <w:pPr>
        <w:pStyle w:val="ProjectBody"/>
      </w:pPr>
      <w:r>
        <w:t>The system offers all users illuminating bar graphs, pie charts, and tables that display PLO achievement for all students, PLO achievement for a specific student, and PLO achievement about certain courses.</w:t>
      </w:r>
    </w:p>
    <w:p w14:paraId="74F246D9" w14:textId="524795D5" w:rsidR="006165C3" w:rsidRPr="00A7077B" w:rsidRDefault="00A7077B" w:rsidP="006165C3">
      <w:pPr>
        <w:pStyle w:val="ProjectBody"/>
      </w:pPr>
      <w:r>
        <w:rPr>
          <w:noProof/>
        </w:rPr>
        <w:lastRenderedPageBreak/>
        <w:drawing>
          <wp:inline distT="0" distB="0" distL="0" distR="0" wp14:anchorId="08A62858" wp14:editId="192C8C3E">
            <wp:extent cx="5503545" cy="4131945"/>
            <wp:effectExtent l="0" t="0" r="1905" b="190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45" cy="4131945"/>
                    </a:xfrm>
                    <a:prstGeom prst="rect">
                      <a:avLst/>
                    </a:prstGeom>
                    <a:noFill/>
                    <a:ln>
                      <a:noFill/>
                    </a:ln>
                  </pic:spPr>
                </pic:pic>
              </a:graphicData>
            </a:graphic>
          </wp:inline>
        </w:drawing>
      </w:r>
      <w:r w:rsidR="006165C3" w:rsidRPr="006165C3">
        <w:rPr>
          <w:sz w:val="48"/>
          <w:szCs w:val="48"/>
        </w:rPr>
        <w:t xml:space="preserve"> </w:t>
      </w:r>
    </w:p>
    <w:p w14:paraId="1EECB1B9" w14:textId="5BC67304" w:rsidR="006165C3" w:rsidRDefault="006165C3" w:rsidP="006165C3">
      <w:pPr>
        <w:pStyle w:val="Caption"/>
      </w:pPr>
      <w:r>
        <w:t xml:space="preserve">Figure </w:t>
      </w:r>
      <w:fldSimple w:instr=" SEQ Figure \* ARABIC ">
        <w:r>
          <w:rPr>
            <w:noProof/>
          </w:rPr>
          <w:t>1</w:t>
        </w:r>
      </w:fldSimple>
      <w:r>
        <w:t xml:space="preserve">: </w:t>
      </w:r>
      <w:r w:rsidRPr="006165C3">
        <w:t>Rich Picture of Existing System</w:t>
      </w:r>
    </w:p>
    <w:p w14:paraId="3870CDAF" w14:textId="6C5E5963" w:rsidR="006165C3" w:rsidRDefault="006165C3" w:rsidP="006165C3">
      <w:pPr>
        <w:pStyle w:val="ProjectBody"/>
        <w:jc w:val="center"/>
      </w:pPr>
    </w:p>
    <w:p w14:paraId="727A46F8" w14:textId="454F43C7" w:rsidR="00777899" w:rsidRDefault="00777899" w:rsidP="002177CF">
      <w:pPr>
        <w:pStyle w:val="Heading2"/>
      </w:pPr>
      <w:bookmarkStart w:id="20" w:name="_Toc115214366"/>
      <w:bookmarkStart w:id="21" w:name="_Toc115216004"/>
      <w:r>
        <w:t>Processes along with six system elements.</w:t>
      </w:r>
      <w:bookmarkEnd w:id="20"/>
      <w:bookmarkEnd w:id="21"/>
    </w:p>
    <w:p w14:paraId="3CE8B598" w14:textId="470BC861" w:rsidR="004014D9" w:rsidRDefault="00A7077B" w:rsidP="002F0A16">
      <w:pPr>
        <w:pStyle w:val="ProjectBody"/>
      </w:pPr>
      <w:r w:rsidRPr="00A7077B">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2A130C5A" w14:textId="37CDADBD" w:rsidR="00591BFF" w:rsidRDefault="00591BFF" w:rsidP="002F0A16">
      <w:pPr>
        <w:pStyle w:val="ProjectBody"/>
      </w:pPr>
    </w:p>
    <w:p w14:paraId="688F0BB7" w14:textId="378257EE" w:rsidR="00591BFF" w:rsidRDefault="00591BFF" w:rsidP="002F0A16">
      <w:pPr>
        <w:pStyle w:val="ProjectBody"/>
      </w:pPr>
    </w:p>
    <w:p w14:paraId="1E741FD4" w14:textId="26733186" w:rsidR="00591BFF" w:rsidRDefault="00591BFF" w:rsidP="002F0A16">
      <w:pPr>
        <w:pStyle w:val="ProjectBody"/>
      </w:pPr>
    </w:p>
    <w:tbl>
      <w:tblPr>
        <w:tblStyle w:val="TableGrid"/>
        <w:tblW w:w="9535" w:type="dxa"/>
        <w:tblLayout w:type="fixed"/>
        <w:tblLook w:val="04A0" w:firstRow="1" w:lastRow="0" w:firstColumn="1" w:lastColumn="0" w:noHBand="0" w:noVBand="1"/>
      </w:tblPr>
      <w:tblGrid>
        <w:gridCol w:w="1261"/>
        <w:gridCol w:w="1255"/>
        <w:gridCol w:w="1313"/>
        <w:gridCol w:w="1313"/>
        <w:gridCol w:w="1513"/>
        <w:gridCol w:w="1530"/>
        <w:gridCol w:w="1350"/>
      </w:tblGrid>
      <w:tr w:rsidR="00591BFF" w:rsidRPr="00591BFF" w14:paraId="051E566F" w14:textId="77777777" w:rsidTr="008A0968">
        <w:tc>
          <w:tcPr>
            <w:tcW w:w="1261" w:type="dxa"/>
            <w:vMerge w:val="restart"/>
            <w:shd w:val="clear" w:color="auto" w:fill="C5E0B3" w:themeFill="accent6" w:themeFillTint="66"/>
            <w:vAlign w:val="center"/>
          </w:tcPr>
          <w:p w14:paraId="6A0D418B" w14:textId="77777777" w:rsidR="00591BFF" w:rsidRPr="00591BFF" w:rsidRDefault="00591BFF" w:rsidP="00591BFF">
            <w:r w:rsidRPr="00591BFF">
              <w:lastRenderedPageBreak/>
              <w:t>Process</w:t>
            </w:r>
          </w:p>
        </w:tc>
        <w:tc>
          <w:tcPr>
            <w:tcW w:w="8274" w:type="dxa"/>
            <w:gridSpan w:val="6"/>
            <w:shd w:val="clear" w:color="auto" w:fill="B4C6E7" w:themeFill="accent1" w:themeFillTint="66"/>
            <w:vAlign w:val="center"/>
          </w:tcPr>
          <w:p w14:paraId="19985C6C" w14:textId="77777777" w:rsidR="00591BFF" w:rsidRPr="00591BFF" w:rsidRDefault="00591BFF" w:rsidP="00591BFF">
            <w:r w:rsidRPr="00591BFF">
              <w:t>System Roles</w:t>
            </w:r>
          </w:p>
        </w:tc>
      </w:tr>
      <w:tr w:rsidR="00591BFF" w:rsidRPr="00591BFF" w14:paraId="5B70B3F3" w14:textId="77777777" w:rsidTr="008A0968">
        <w:tc>
          <w:tcPr>
            <w:tcW w:w="1261" w:type="dxa"/>
            <w:vMerge/>
            <w:vAlign w:val="center"/>
          </w:tcPr>
          <w:p w14:paraId="77E68077" w14:textId="77777777" w:rsidR="00591BFF" w:rsidRPr="00591BFF" w:rsidRDefault="00591BFF" w:rsidP="00591BFF"/>
        </w:tc>
        <w:tc>
          <w:tcPr>
            <w:tcW w:w="1255" w:type="dxa"/>
            <w:shd w:val="clear" w:color="auto" w:fill="C5E0B3" w:themeFill="accent6" w:themeFillTint="66"/>
            <w:vAlign w:val="center"/>
          </w:tcPr>
          <w:p w14:paraId="60DB5282" w14:textId="77777777" w:rsidR="00591BFF" w:rsidRPr="00591BFF" w:rsidRDefault="00591BFF" w:rsidP="00591BFF">
            <w:r w:rsidRPr="00591BFF">
              <w:t>Human</w:t>
            </w:r>
          </w:p>
        </w:tc>
        <w:tc>
          <w:tcPr>
            <w:tcW w:w="1313" w:type="dxa"/>
            <w:shd w:val="clear" w:color="auto" w:fill="C5E0B3" w:themeFill="accent6" w:themeFillTint="66"/>
            <w:vAlign w:val="center"/>
          </w:tcPr>
          <w:p w14:paraId="58F93A0A" w14:textId="77777777" w:rsidR="00591BFF" w:rsidRPr="00591BFF" w:rsidRDefault="00591BFF" w:rsidP="00591BFF">
            <w:r w:rsidRPr="00591BFF">
              <w:t>Non-Computing Hardware</w:t>
            </w:r>
          </w:p>
        </w:tc>
        <w:tc>
          <w:tcPr>
            <w:tcW w:w="1313" w:type="dxa"/>
            <w:shd w:val="clear" w:color="auto" w:fill="C5E0B3" w:themeFill="accent6" w:themeFillTint="66"/>
            <w:vAlign w:val="center"/>
          </w:tcPr>
          <w:p w14:paraId="6C34724A" w14:textId="77777777" w:rsidR="00591BFF" w:rsidRPr="00591BFF" w:rsidRDefault="00591BFF" w:rsidP="00591BFF">
            <w:r w:rsidRPr="00591BFF">
              <w:t>Computing Hardware</w:t>
            </w:r>
          </w:p>
        </w:tc>
        <w:tc>
          <w:tcPr>
            <w:tcW w:w="1513" w:type="dxa"/>
            <w:shd w:val="clear" w:color="auto" w:fill="C5E0B3" w:themeFill="accent6" w:themeFillTint="66"/>
            <w:vAlign w:val="center"/>
          </w:tcPr>
          <w:p w14:paraId="331166DD" w14:textId="77777777" w:rsidR="00591BFF" w:rsidRPr="00591BFF" w:rsidRDefault="00591BFF" w:rsidP="00591BFF">
            <w:r w:rsidRPr="00591BFF">
              <w:t>Software</w:t>
            </w:r>
          </w:p>
        </w:tc>
        <w:tc>
          <w:tcPr>
            <w:tcW w:w="1530" w:type="dxa"/>
            <w:shd w:val="clear" w:color="auto" w:fill="C5E0B3" w:themeFill="accent6" w:themeFillTint="66"/>
            <w:vAlign w:val="center"/>
          </w:tcPr>
          <w:p w14:paraId="3DA3E801" w14:textId="77777777" w:rsidR="00591BFF" w:rsidRPr="00591BFF" w:rsidRDefault="00591BFF" w:rsidP="00591BFF">
            <w:r w:rsidRPr="00591BFF">
              <w:t>Database</w:t>
            </w:r>
          </w:p>
        </w:tc>
        <w:tc>
          <w:tcPr>
            <w:tcW w:w="1350" w:type="dxa"/>
            <w:shd w:val="clear" w:color="auto" w:fill="C5E0B3" w:themeFill="accent6" w:themeFillTint="66"/>
            <w:vAlign w:val="center"/>
          </w:tcPr>
          <w:p w14:paraId="54083F49" w14:textId="77777777" w:rsidR="00591BFF" w:rsidRPr="00591BFF" w:rsidRDefault="00591BFF" w:rsidP="00591BFF">
            <w:r w:rsidRPr="00591BFF">
              <w:t>Network and Communication</w:t>
            </w:r>
          </w:p>
        </w:tc>
      </w:tr>
      <w:tr w:rsidR="00591BFF" w:rsidRPr="00591BFF" w14:paraId="55A60FFC" w14:textId="77777777" w:rsidTr="008A0968">
        <w:tc>
          <w:tcPr>
            <w:tcW w:w="1261" w:type="dxa"/>
            <w:shd w:val="clear" w:color="auto" w:fill="C5E0B3" w:themeFill="accent6" w:themeFillTint="66"/>
          </w:tcPr>
          <w:p w14:paraId="0DB468B7" w14:textId="77777777" w:rsidR="00591BFF" w:rsidRPr="00591BFF" w:rsidRDefault="00591BFF" w:rsidP="00591BFF">
            <w:r w:rsidRPr="00591BFF">
              <w:t>Student Enrollment</w:t>
            </w:r>
          </w:p>
        </w:tc>
        <w:tc>
          <w:tcPr>
            <w:tcW w:w="1255" w:type="dxa"/>
          </w:tcPr>
          <w:p w14:paraId="5D21FC7C" w14:textId="77777777" w:rsidR="00591BFF" w:rsidRPr="00591BFF" w:rsidRDefault="00591BFF" w:rsidP="00591BFF">
            <w:r w:rsidRPr="00591BFF">
              <w:rPr>
                <w:b/>
                <w:bCs/>
              </w:rPr>
              <w:t xml:space="preserve">Student: </w:t>
            </w:r>
          </w:p>
          <w:p w14:paraId="7BE0103D" w14:textId="77777777" w:rsidR="00591BFF" w:rsidRPr="00591BFF" w:rsidRDefault="00591BFF" w:rsidP="00591BFF">
            <w:pPr>
              <w:rPr>
                <w:b/>
                <w:bCs/>
              </w:rPr>
            </w:pPr>
            <w:r w:rsidRPr="00591BFF">
              <w:t>a) Search for the website</w:t>
            </w:r>
          </w:p>
          <w:p w14:paraId="5DDBE347" w14:textId="77777777" w:rsidR="00591BFF" w:rsidRPr="00591BFF" w:rsidRDefault="00591BFF" w:rsidP="00591BFF">
            <w:r w:rsidRPr="00591BFF">
              <w:t>b) Goes to the website.</w:t>
            </w:r>
          </w:p>
          <w:p w14:paraId="57AB0304" w14:textId="77777777" w:rsidR="00591BFF" w:rsidRPr="00591BFF" w:rsidRDefault="00591BFF" w:rsidP="00591BFF">
            <w:r w:rsidRPr="00591BFF">
              <w:t>c) Clicks</w:t>
            </w:r>
          </w:p>
          <w:p w14:paraId="569FA3B1" w14:textId="77777777" w:rsidR="00591BFF" w:rsidRPr="00591BFF" w:rsidRDefault="00591BFF" w:rsidP="00591BFF">
            <w:r w:rsidRPr="00591BFF">
              <w:t>on the</w:t>
            </w:r>
          </w:p>
          <w:p w14:paraId="4557A514" w14:textId="77777777" w:rsidR="00591BFF" w:rsidRPr="00591BFF" w:rsidRDefault="00591BFF" w:rsidP="00591BFF">
            <w:r w:rsidRPr="00591BFF">
              <w:t>form</w:t>
            </w:r>
          </w:p>
          <w:p w14:paraId="4E64B9B2" w14:textId="77777777" w:rsidR="00591BFF" w:rsidRPr="00591BFF" w:rsidRDefault="00591BFF" w:rsidP="00591BFF">
            <w:r w:rsidRPr="00591BFF">
              <w:t>option.</w:t>
            </w:r>
          </w:p>
          <w:p w14:paraId="0934BBCE" w14:textId="77777777" w:rsidR="00591BFF" w:rsidRPr="00591BFF" w:rsidRDefault="00591BFF" w:rsidP="00591BFF">
            <w:r w:rsidRPr="00591BFF">
              <w:t>c) Fill up the</w:t>
            </w:r>
          </w:p>
          <w:p w14:paraId="47159505" w14:textId="77777777" w:rsidR="00591BFF" w:rsidRPr="00591BFF" w:rsidRDefault="00591BFF" w:rsidP="00591BFF">
            <w:r w:rsidRPr="00591BFF">
              <w:t>form with</w:t>
            </w:r>
          </w:p>
          <w:p w14:paraId="2202A9B9" w14:textId="77777777" w:rsidR="00591BFF" w:rsidRPr="00591BFF" w:rsidRDefault="00591BFF" w:rsidP="00591BFF">
            <w:r w:rsidRPr="00591BFF">
              <w:t>required</w:t>
            </w:r>
          </w:p>
          <w:p w14:paraId="5B35EDEE" w14:textId="77777777" w:rsidR="00591BFF" w:rsidRPr="00591BFF" w:rsidRDefault="00591BFF" w:rsidP="00591BFF">
            <w:r w:rsidRPr="00591BFF">
              <w:t>Information.</w:t>
            </w:r>
          </w:p>
          <w:p w14:paraId="3EF5A77E" w14:textId="77777777" w:rsidR="00591BFF" w:rsidRPr="00591BFF" w:rsidRDefault="00591BFF" w:rsidP="00591BFF">
            <w:pPr>
              <w:rPr>
                <w:b/>
                <w:bCs/>
              </w:rPr>
            </w:pPr>
            <w:r w:rsidRPr="00591BFF">
              <w:rPr>
                <w:b/>
                <w:bCs/>
              </w:rPr>
              <w:t xml:space="preserve">Registrar's Office: </w:t>
            </w:r>
          </w:p>
          <w:p w14:paraId="7127530E" w14:textId="77777777" w:rsidR="00591BFF" w:rsidRPr="00591BFF" w:rsidRDefault="00591BFF" w:rsidP="00591BFF">
            <w:r w:rsidRPr="00591BFF">
              <w:t>a) Checks</w:t>
            </w:r>
          </w:p>
          <w:p w14:paraId="0CAA2877" w14:textId="77777777" w:rsidR="00591BFF" w:rsidRPr="00591BFF" w:rsidRDefault="00591BFF" w:rsidP="00591BFF">
            <w:r w:rsidRPr="00591BFF">
              <w:t>and</w:t>
            </w:r>
          </w:p>
          <w:p w14:paraId="76DF11C1" w14:textId="77777777" w:rsidR="00591BFF" w:rsidRPr="00591BFF" w:rsidRDefault="00591BFF" w:rsidP="00591BFF">
            <w:r w:rsidRPr="00591BFF">
              <w:t>verifies</w:t>
            </w:r>
          </w:p>
          <w:p w14:paraId="66B8FF9D" w14:textId="77777777" w:rsidR="00591BFF" w:rsidRPr="00591BFF" w:rsidRDefault="00591BFF" w:rsidP="00591BFF">
            <w:r w:rsidRPr="00591BFF">
              <w:t>student</w:t>
            </w:r>
          </w:p>
          <w:p w14:paraId="62331674" w14:textId="77777777" w:rsidR="00591BFF" w:rsidRPr="00591BFF" w:rsidRDefault="00591BFF" w:rsidP="00591BFF">
            <w:r w:rsidRPr="00591BFF">
              <w:t>enrollment information from the</w:t>
            </w:r>
          </w:p>
          <w:p w14:paraId="5CF159F9" w14:textId="77777777" w:rsidR="00591BFF" w:rsidRPr="00591BFF" w:rsidRDefault="00591BFF" w:rsidP="00591BFF">
            <w:r w:rsidRPr="00591BFF">
              <w:t>forms from</w:t>
            </w:r>
          </w:p>
          <w:p w14:paraId="32158CA2" w14:textId="77777777" w:rsidR="00591BFF" w:rsidRPr="00591BFF" w:rsidRDefault="00591BFF" w:rsidP="00591BFF">
            <w:r w:rsidRPr="00591BFF">
              <w:t>the website</w:t>
            </w:r>
          </w:p>
          <w:p w14:paraId="7FC10142" w14:textId="77777777" w:rsidR="00591BFF" w:rsidRPr="00591BFF" w:rsidRDefault="00591BFF" w:rsidP="00591BFF">
            <w:r w:rsidRPr="00591BFF">
              <w:t>or</w:t>
            </w:r>
          </w:p>
          <w:p w14:paraId="2A5A3C16" w14:textId="77777777" w:rsidR="00591BFF" w:rsidRPr="00591BFF" w:rsidRDefault="00591BFF" w:rsidP="00591BFF">
            <w:r w:rsidRPr="00591BFF">
              <w:t>hardcopy</w:t>
            </w:r>
          </w:p>
          <w:p w14:paraId="62BFDC40" w14:textId="77777777" w:rsidR="00591BFF" w:rsidRPr="00591BFF" w:rsidRDefault="00591BFF" w:rsidP="00591BFF">
            <w:r w:rsidRPr="00591BFF">
              <w:t>forms</w:t>
            </w:r>
          </w:p>
          <w:p w14:paraId="75716F4B" w14:textId="77777777" w:rsidR="00591BFF" w:rsidRPr="00591BFF" w:rsidRDefault="00591BFF" w:rsidP="00591BFF">
            <w:r w:rsidRPr="00591BFF">
              <w:t>b) Registrar</w:t>
            </w:r>
          </w:p>
          <w:p w14:paraId="1BC78D9B" w14:textId="77777777" w:rsidR="00591BFF" w:rsidRPr="00591BFF" w:rsidRDefault="00591BFF" w:rsidP="00591BFF">
            <w:r w:rsidRPr="00591BFF">
              <w:t>Office’s</w:t>
            </w:r>
          </w:p>
          <w:p w14:paraId="51902270" w14:textId="77777777" w:rsidR="00591BFF" w:rsidRPr="00591BFF" w:rsidRDefault="00591BFF" w:rsidP="00591BFF">
            <w:r w:rsidRPr="00591BFF">
              <w:t>Admin</w:t>
            </w:r>
          </w:p>
          <w:p w14:paraId="21860632" w14:textId="77777777" w:rsidR="00591BFF" w:rsidRPr="00591BFF" w:rsidRDefault="00591BFF" w:rsidP="00591BFF">
            <w:r w:rsidRPr="00591BFF">
              <w:t>logs into</w:t>
            </w:r>
          </w:p>
          <w:p w14:paraId="2DA86809" w14:textId="77777777" w:rsidR="00591BFF" w:rsidRPr="00591BFF" w:rsidRDefault="00591BFF" w:rsidP="00591BFF">
            <w:r w:rsidRPr="00591BFF">
              <w:t>the system</w:t>
            </w:r>
          </w:p>
          <w:p w14:paraId="30ABD9C4" w14:textId="77777777" w:rsidR="00591BFF" w:rsidRPr="00591BFF" w:rsidRDefault="00591BFF" w:rsidP="00591BFF">
            <w:r w:rsidRPr="00591BFF">
              <w:t>using</w:t>
            </w:r>
          </w:p>
          <w:p w14:paraId="4BCE0C65" w14:textId="77777777" w:rsidR="00591BFF" w:rsidRPr="00591BFF" w:rsidRDefault="00591BFF" w:rsidP="00591BFF">
            <w:r w:rsidRPr="00591BFF">
              <w:t>Admin-ID and</w:t>
            </w:r>
          </w:p>
          <w:p w14:paraId="3ABE5084" w14:textId="77777777" w:rsidR="00591BFF" w:rsidRPr="00591BFF" w:rsidRDefault="00591BFF" w:rsidP="00591BFF">
            <w:r w:rsidRPr="00591BFF">
              <w:t>password.</w:t>
            </w:r>
          </w:p>
          <w:p w14:paraId="322398EB" w14:textId="77777777" w:rsidR="00591BFF" w:rsidRPr="00591BFF" w:rsidRDefault="00591BFF" w:rsidP="00591BFF">
            <w:r w:rsidRPr="00591BFF">
              <w:t>c) Sends</w:t>
            </w:r>
          </w:p>
          <w:p w14:paraId="1AAE355B" w14:textId="77777777" w:rsidR="00591BFF" w:rsidRPr="00591BFF" w:rsidRDefault="00591BFF" w:rsidP="00591BFF">
            <w:r w:rsidRPr="00591BFF">
              <w:t>verified</w:t>
            </w:r>
          </w:p>
          <w:p w14:paraId="2841B090" w14:textId="77777777" w:rsidR="00591BFF" w:rsidRPr="00591BFF" w:rsidRDefault="00591BFF" w:rsidP="00591BFF">
            <w:r w:rsidRPr="00591BFF">
              <w:t>student</w:t>
            </w:r>
          </w:p>
          <w:p w14:paraId="7B1F493E" w14:textId="77777777" w:rsidR="00591BFF" w:rsidRPr="00591BFF" w:rsidRDefault="00591BFF" w:rsidP="00591BFF">
            <w:r w:rsidRPr="00591BFF">
              <w:t>information as an</w:t>
            </w:r>
          </w:p>
          <w:p w14:paraId="7A49D3EB" w14:textId="77777777" w:rsidR="00591BFF" w:rsidRPr="00591BFF" w:rsidRDefault="00591BFF" w:rsidP="00591BFF">
            <w:r w:rsidRPr="00591BFF">
              <w:lastRenderedPageBreak/>
              <w:t>attachment</w:t>
            </w:r>
          </w:p>
          <w:p w14:paraId="7D53DD12" w14:textId="77777777" w:rsidR="00591BFF" w:rsidRPr="00591BFF" w:rsidRDefault="00591BFF" w:rsidP="00591BFF">
            <w:r w:rsidRPr="00591BFF">
              <w:t>to</w:t>
            </w:r>
          </w:p>
          <w:p w14:paraId="155501BD" w14:textId="77777777" w:rsidR="00591BFF" w:rsidRPr="00591BFF" w:rsidRDefault="00591BFF" w:rsidP="00591BFF">
            <w:r w:rsidRPr="00591BFF">
              <w:t>Admin/Team.</w:t>
            </w:r>
          </w:p>
          <w:p w14:paraId="79306F6C" w14:textId="77777777" w:rsidR="00591BFF" w:rsidRPr="00591BFF" w:rsidRDefault="00591BFF" w:rsidP="00591BFF">
            <w:pPr>
              <w:rPr>
                <w:b/>
                <w:bCs/>
              </w:rPr>
            </w:pPr>
            <w:r w:rsidRPr="00591BFF">
              <w:rPr>
                <w:b/>
                <w:bCs/>
              </w:rPr>
              <w:t>Admin:</w:t>
            </w:r>
          </w:p>
          <w:p w14:paraId="522F722D" w14:textId="77777777" w:rsidR="00591BFF" w:rsidRPr="00591BFF" w:rsidRDefault="00591BFF" w:rsidP="00591BFF">
            <w:r w:rsidRPr="00591BFF">
              <w:t>a) Admin</w:t>
            </w:r>
          </w:p>
          <w:p w14:paraId="013C1094" w14:textId="77777777" w:rsidR="00591BFF" w:rsidRPr="00591BFF" w:rsidRDefault="00591BFF" w:rsidP="00591BFF">
            <w:r w:rsidRPr="00591BFF">
              <w:t>logs into</w:t>
            </w:r>
          </w:p>
          <w:p w14:paraId="7854A447" w14:textId="77777777" w:rsidR="00591BFF" w:rsidRPr="00591BFF" w:rsidRDefault="00591BFF" w:rsidP="00591BFF">
            <w:r w:rsidRPr="00591BFF">
              <w:t>the system</w:t>
            </w:r>
          </w:p>
          <w:p w14:paraId="622F1F91" w14:textId="77777777" w:rsidR="00591BFF" w:rsidRPr="00591BFF" w:rsidRDefault="00591BFF" w:rsidP="00591BFF">
            <w:r w:rsidRPr="00591BFF">
              <w:t>using</w:t>
            </w:r>
          </w:p>
          <w:p w14:paraId="44DAF915" w14:textId="77777777" w:rsidR="00591BFF" w:rsidRPr="00591BFF" w:rsidRDefault="00591BFF" w:rsidP="00591BFF">
            <w:r w:rsidRPr="00591BFF">
              <w:t>SPMS</w:t>
            </w:r>
          </w:p>
          <w:p w14:paraId="1F927AB0" w14:textId="77777777" w:rsidR="00591BFF" w:rsidRPr="00591BFF" w:rsidRDefault="00591BFF" w:rsidP="00591BFF">
            <w:r w:rsidRPr="00591BFF">
              <w:t>User-ID and</w:t>
            </w:r>
          </w:p>
          <w:p w14:paraId="51798688" w14:textId="77777777" w:rsidR="00591BFF" w:rsidRPr="00591BFF" w:rsidRDefault="00591BFF" w:rsidP="00591BFF">
            <w:r w:rsidRPr="00591BFF">
              <w:t>password.</w:t>
            </w:r>
          </w:p>
          <w:p w14:paraId="3E2AEC05" w14:textId="77777777" w:rsidR="00591BFF" w:rsidRPr="00591BFF" w:rsidRDefault="00591BFF" w:rsidP="00591BFF">
            <w:r w:rsidRPr="00591BFF">
              <w:t>b)</w:t>
            </w:r>
          </w:p>
          <w:p w14:paraId="0FAD42C7" w14:textId="77777777" w:rsidR="00591BFF" w:rsidRPr="00591BFF" w:rsidRDefault="00591BFF" w:rsidP="00591BFF">
            <w:r w:rsidRPr="00591BFF">
              <w:t>Receives</w:t>
            </w:r>
          </w:p>
          <w:p w14:paraId="04E7804C" w14:textId="77777777" w:rsidR="00591BFF" w:rsidRPr="00591BFF" w:rsidRDefault="00591BFF" w:rsidP="00591BFF">
            <w:r w:rsidRPr="00591BFF">
              <w:t>the student</w:t>
            </w:r>
          </w:p>
          <w:p w14:paraId="40319955" w14:textId="77777777" w:rsidR="00591BFF" w:rsidRPr="00591BFF" w:rsidRDefault="00591BFF" w:rsidP="00591BFF">
            <w:r w:rsidRPr="00591BFF">
              <w:t>enrollment information in the</w:t>
            </w:r>
          </w:p>
          <w:p w14:paraId="49D434C9" w14:textId="77777777" w:rsidR="00591BFF" w:rsidRPr="00591BFF" w:rsidRDefault="00591BFF" w:rsidP="00591BFF">
            <w:r w:rsidRPr="00591BFF">
              <w:t>attached</w:t>
            </w:r>
          </w:p>
          <w:p w14:paraId="6CF9D3DD" w14:textId="77777777" w:rsidR="00591BFF" w:rsidRPr="00591BFF" w:rsidRDefault="00591BFF" w:rsidP="00591BFF">
            <w:r w:rsidRPr="00591BFF">
              <w:t>files.</w:t>
            </w:r>
          </w:p>
          <w:p w14:paraId="4741C51D" w14:textId="77777777" w:rsidR="00591BFF" w:rsidRPr="00591BFF" w:rsidRDefault="00591BFF" w:rsidP="00591BFF">
            <w:r w:rsidRPr="00591BFF">
              <w:t>c) Admin</w:t>
            </w:r>
          </w:p>
          <w:p w14:paraId="4133BEE1" w14:textId="77777777" w:rsidR="00591BFF" w:rsidRPr="00591BFF" w:rsidRDefault="00591BFF" w:rsidP="00591BFF">
            <w:r w:rsidRPr="00591BFF">
              <w:t>updates the</w:t>
            </w:r>
          </w:p>
          <w:p w14:paraId="792E934E" w14:textId="77777777" w:rsidR="00591BFF" w:rsidRPr="00591BFF" w:rsidRDefault="00591BFF" w:rsidP="00591BFF">
            <w:r w:rsidRPr="00591BFF">
              <w:t>student</w:t>
            </w:r>
          </w:p>
          <w:p w14:paraId="0AD601D0" w14:textId="77777777" w:rsidR="00591BFF" w:rsidRPr="00591BFF" w:rsidRDefault="00591BFF" w:rsidP="00591BFF">
            <w:r w:rsidRPr="00591BFF">
              <w:t>enrollment information in</w:t>
            </w:r>
          </w:p>
          <w:p w14:paraId="4F104062" w14:textId="77777777" w:rsidR="00591BFF" w:rsidRPr="00591BFF" w:rsidRDefault="00591BFF" w:rsidP="00591BFF">
            <w:r w:rsidRPr="00591BFF">
              <w:t>Database.</w:t>
            </w:r>
          </w:p>
          <w:p w14:paraId="3D82D5CE" w14:textId="77777777" w:rsidR="00591BFF" w:rsidRPr="00591BFF" w:rsidRDefault="00591BFF" w:rsidP="00591BFF">
            <w:r w:rsidRPr="00591BFF">
              <w:t>d) Notifies</w:t>
            </w:r>
          </w:p>
          <w:p w14:paraId="5F511062" w14:textId="77777777" w:rsidR="00591BFF" w:rsidRPr="00591BFF" w:rsidRDefault="00591BFF" w:rsidP="00591BFF">
            <w:r w:rsidRPr="00591BFF">
              <w:t>respected</w:t>
            </w:r>
          </w:p>
          <w:p w14:paraId="43EE638E" w14:textId="77777777" w:rsidR="00591BFF" w:rsidRPr="00591BFF" w:rsidRDefault="00591BFF" w:rsidP="00591BFF">
            <w:r w:rsidRPr="00591BFF">
              <w:t xml:space="preserve">Stakeholders </w:t>
            </w:r>
          </w:p>
          <w:p w14:paraId="2B6E2444" w14:textId="77777777" w:rsidR="00591BFF" w:rsidRPr="00591BFF" w:rsidRDefault="00591BFF" w:rsidP="00591BFF">
            <w:pPr>
              <w:rPr>
                <w:b/>
                <w:bCs/>
              </w:rPr>
            </w:pPr>
            <w:r w:rsidRPr="00591BFF">
              <w:rPr>
                <w:b/>
                <w:bCs/>
              </w:rPr>
              <w:t>Department Head:</w:t>
            </w:r>
          </w:p>
          <w:p w14:paraId="3B720AD6" w14:textId="77777777" w:rsidR="00591BFF" w:rsidRPr="00591BFF" w:rsidRDefault="00591BFF" w:rsidP="00591BFF">
            <w:r w:rsidRPr="00591BFF">
              <w:t>a) Logs into</w:t>
            </w:r>
          </w:p>
          <w:p w14:paraId="21168E2F" w14:textId="77777777" w:rsidR="00591BFF" w:rsidRPr="00591BFF" w:rsidRDefault="00591BFF" w:rsidP="00591BFF">
            <w:r w:rsidRPr="00591BFF">
              <w:t>the system using them</w:t>
            </w:r>
          </w:p>
          <w:p w14:paraId="79595DC3" w14:textId="77777777" w:rsidR="00591BFF" w:rsidRPr="00591BFF" w:rsidRDefault="00591BFF" w:rsidP="00591BFF">
            <w:r w:rsidRPr="00591BFF">
              <w:t>User-ID</w:t>
            </w:r>
          </w:p>
          <w:p w14:paraId="746F06FC" w14:textId="77777777" w:rsidR="00591BFF" w:rsidRPr="00591BFF" w:rsidRDefault="00591BFF" w:rsidP="00591BFF">
            <w:r w:rsidRPr="00591BFF">
              <w:t>and</w:t>
            </w:r>
          </w:p>
          <w:p w14:paraId="626BE935" w14:textId="77777777" w:rsidR="00591BFF" w:rsidRPr="00591BFF" w:rsidRDefault="00591BFF" w:rsidP="00591BFF">
            <w:r w:rsidRPr="00591BFF">
              <w:t>password.</w:t>
            </w:r>
          </w:p>
          <w:p w14:paraId="60DE733D" w14:textId="77777777" w:rsidR="00591BFF" w:rsidRPr="00591BFF" w:rsidRDefault="00591BFF" w:rsidP="00591BFF">
            <w:r w:rsidRPr="00591BFF">
              <w:t>b) Inputs</w:t>
            </w:r>
          </w:p>
          <w:p w14:paraId="50F7D4F5" w14:textId="77777777" w:rsidR="00591BFF" w:rsidRPr="00591BFF" w:rsidRDefault="00591BFF" w:rsidP="00591BFF">
            <w:r w:rsidRPr="00591BFF">
              <w:t>the desired</w:t>
            </w:r>
          </w:p>
          <w:p w14:paraId="4EB1A720" w14:textId="77777777" w:rsidR="00591BFF" w:rsidRPr="00591BFF" w:rsidRDefault="00591BFF" w:rsidP="00591BFF">
            <w:r w:rsidRPr="00591BFF">
              <w:t>time</w:t>
            </w:r>
          </w:p>
          <w:p w14:paraId="10655497" w14:textId="77777777" w:rsidR="00591BFF" w:rsidRPr="00591BFF" w:rsidRDefault="00591BFF" w:rsidP="00591BFF">
            <w:r w:rsidRPr="00591BFF">
              <w:t>period for</w:t>
            </w:r>
          </w:p>
          <w:p w14:paraId="1A6ACFCB" w14:textId="77777777" w:rsidR="00591BFF" w:rsidRPr="00591BFF" w:rsidRDefault="00591BFF" w:rsidP="00591BFF">
            <w:r w:rsidRPr="00591BFF">
              <w:t>number of</w:t>
            </w:r>
          </w:p>
          <w:p w14:paraId="0EB2554C" w14:textId="77777777" w:rsidR="00591BFF" w:rsidRPr="00591BFF" w:rsidRDefault="00591BFF" w:rsidP="00591BFF">
            <w:r w:rsidRPr="00591BFF">
              <w:t>students</w:t>
            </w:r>
          </w:p>
          <w:p w14:paraId="6A7F0113" w14:textId="77777777" w:rsidR="00591BFF" w:rsidRPr="00591BFF" w:rsidRDefault="00591BFF" w:rsidP="00591BFF">
            <w:r w:rsidRPr="00591BFF">
              <w:t>enrolled.</w:t>
            </w:r>
          </w:p>
          <w:p w14:paraId="25592626" w14:textId="495128B8" w:rsidR="00591BFF" w:rsidRPr="00591BFF" w:rsidRDefault="00591BFF" w:rsidP="00591BFF">
            <w:pPr>
              <w:rPr>
                <w:b/>
                <w:bCs/>
              </w:rPr>
            </w:pPr>
            <w:r w:rsidRPr="00591BFF">
              <w:rPr>
                <w:b/>
                <w:bCs/>
              </w:rPr>
              <w:t xml:space="preserve">Higher Authority </w:t>
            </w:r>
            <w:r w:rsidRPr="00591BFF">
              <w:rPr>
                <w:b/>
                <w:bCs/>
              </w:rPr>
              <w:lastRenderedPageBreak/>
              <w:t xml:space="preserve">(VC/ Dean): </w:t>
            </w:r>
          </w:p>
          <w:p w14:paraId="68193706" w14:textId="77777777" w:rsidR="00591BFF" w:rsidRPr="00591BFF" w:rsidRDefault="00591BFF" w:rsidP="00591BFF">
            <w:r w:rsidRPr="00591BFF">
              <w:t>a) Logs into</w:t>
            </w:r>
          </w:p>
          <w:p w14:paraId="2A60DC5D" w14:textId="77777777" w:rsidR="00591BFF" w:rsidRPr="00591BFF" w:rsidRDefault="00591BFF" w:rsidP="00591BFF">
            <w:r w:rsidRPr="00591BFF">
              <w:t>the system</w:t>
            </w:r>
          </w:p>
          <w:p w14:paraId="60F2A6F0" w14:textId="77777777" w:rsidR="00591BFF" w:rsidRPr="00591BFF" w:rsidRDefault="00591BFF" w:rsidP="00591BFF">
            <w:r w:rsidRPr="00591BFF">
              <w:t xml:space="preserve">using </w:t>
            </w:r>
            <w:proofErr w:type="gramStart"/>
            <w:r w:rsidRPr="00591BFF">
              <w:t>their</w:t>
            </w:r>
            <w:proofErr w:type="gramEnd"/>
          </w:p>
          <w:p w14:paraId="57FB2625" w14:textId="77777777" w:rsidR="00591BFF" w:rsidRPr="00591BFF" w:rsidRDefault="00591BFF" w:rsidP="00591BFF">
            <w:r w:rsidRPr="00591BFF">
              <w:t>User-ID</w:t>
            </w:r>
          </w:p>
          <w:p w14:paraId="58F334ED" w14:textId="77777777" w:rsidR="00591BFF" w:rsidRPr="00591BFF" w:rsidRDefault="00591BFF" w:rsidP="00591BFF">
            <w:r w:rsidRPr="00591BFF">
              <w:t>and</w:t>
            </w:r>
          </w:p>
          <w:p w14:paraId="05425FFD" w14:textId="77777777" w:rsidR="00591BFF" w:rsidRPr="00591BFF" w:rsidRDefault="00591BFF" w:rsidP="00591BFF">
            <w:r w:rsidRPr="00591BFF">
              <w:t>password.</w:t>
            </w:r>
          </w:p>
          <w:p w14:paraId="5E691200" w14:textId="77777777" w:rsidR="00591BFF" w:rsidRPr="00591BFF" w:rsidRDefault="00591BFF" w:rsidP="00591BFF">
            <w:r w:rsidRPr="00591BFF">
              <w:t>b) Inputs</w:t>
            </w:r>
          </w:p>
          <w:p w14:paraId="7FE46077" w14:textId="77777777" w:rsidR="00591BFF" w:rsidRPr="00591BFF" w:rsidRDefault="00591BFF" w:rsidP="00591BFF">
            <w:r w:rsidRPr="00591BFF">
              <w:t>the desired</w:t>
            </w:r>
          </w:p>
          <w:p w14:paraId="7755A698" w14:textId="77777777" w:rsidR="00591BFF" w:rsidRPr="00591BFF" w:rsidRDefault="00591BFF" w:rsidP="00591BFF">
            <w:r w:rsidRPr="00591BFF">
              <w:t>time</w:t>
            </w:r>
          </w:p>
          <w:p w14:paraId="2BE50EAE" w14:textId="77777777" w:rsidR="00591BFF" w:rsidRPr="00591BFF" w:rsidRDefault="00591BFF" w:rsidP="00591BFF">
            <w:r w:rsidRPr="00591BFF">
              <w:t>period and</w:t>
            </w:r>
          </w:p>
          <w:p w14:paraId="0D70EDA0" w14:textId="77777777" w:rsidR="00591BFF" w:rsidRPr="00591BFF" w:rsidRDefault="00591BFF" w:rsidP="00591BFF">
            <w:r w:rsidRPr="00591BFF">
              <w:t>compare</w:t>
            </w:r>
          </w:p>
          <w:p w14:paraId="4058C062" w14:textId="77777777" w:rsidR="00591BFF" w:rsidRPr="00591BFF" w:rsidRDefault="00591BFF" w:rsidP="00591BFF">
            <w:r w:rsidRPr="00591BFF">
              <w:t>School/Department</w:t>
            </w:r>
          </w:p>
          <w:p w14:paraId="27D93E5A" w14:textId="77777777" w:rsidR="00591BFF" w:rsidRPr="00591BFF" w:rsidRDefault="00591BFF" w:rsidP="00591BFF">
            <w:r w:rsidRPr="00591BFF">
              <w:t>for the number of</w:t>
            </w:r>
          </w:p>
          <w:p w14:paraId="5439D8DD" w14:textId="77777777" w:rsidR="00591BFF" w:rsidRPr="00591BFF" w:rsidRDefault="00591BFF" w:rsidP="00591BFF">
            <w:r w:rsidRPr="00591BFF">
              <w:t>students</w:t>
            </w:r>
          </w:p>
          <w:p w14:paraId="4A416BC7" w14:textId="77777777" w:rsidR="00591BFF" w:rsidRPr="00591BFF" w:rsidRDefault="00591BFF" w:rsidP="00591BFF">
            <w:r w:rsidRPr="00591BFF">
              <w:t>enrolled</w:t>
            </w:r>
          </w:p>
          <w:p w14:paraId="4AD094CC" w14:textId="77777777" w:rsidR="00591BFF" w:rsidRPr="00591BFF" w:rsidRDefault="00591BFF" w:rsidP="00591BFF">
            <w:pPr>
              <w:rPr>
                <w:b/>
                <w:bCs/>
              </w:rPr>
            </w:pPr>
            <w:r w:rsidRPr="00591BFF">
              <w:t>accordingly.</w:t>
            </w:r>
            <w:r w:rsidRPr="00591BFF">
              <w:br/>
            </w:r>
            <w:r w:rsidRPr="00591BFF">
              <w:rPr>
                <w:b/>
                <w:bCs/>
              </w:rPr>
              <w:t>Faculty:</w:t>
            </w:r>
          </w:p>
          <w:p w14:paraId="3EE93857" w14:textId="77777777" w:rsidR="00591BFF" w:rsidRPr="00591BFF" w:rsidRDefault="00591BFF" w:rsidP="00591BFF">
            <w:r w:rsidRPr="00591BFF">
              <w:t>a) logs into</w:t>
            </w:r>
          </w:p>
          <w:p w14:paraId="14234078" w14:textId="77777777" w:rsidR="00591BFF" w:rsidRPr="00591BFF" w:rsidRDefault="00591BFF" w:rsidP="00591BFF">
            <w:r w:rsidRPr="00591BFF">
              <w:t>the system</w:t>
            </w:r>
          </w:p>
          <w:p w14:paraId="276CED6C" w14:textId="77777777" w:rsidR="00591BFF" w:rsidRPr="00591BFF" w:rsidRDefault="00591BFF" w:rsidP="00591BFF">
            <w:r w:rsidRPr="00591BFF">
              <w:t>using</w:t>
            </w:r>
          </w:p>
          <w:p w14:paraId="18DD1A0F" w14:textId="77777777" w:rsidR="00591BFF" w:rsidRPr="00591BFF" w:rsidRDefault="00591BFF" w:rsidP="00591BFF">
            <w:r w:rsidRPr="00591BFF">
              <w:t>Faculty ID</w:t>
            </w:r>
          </w:p>
          <w:p w14:paraId="753D7269" w14:textId="77777777" w:rsidR="00591BFF" w:rsidRPr="00591BFF" w:rsidRDefault="00591BFF" w:rsidP="00591BFF">
            <w:r w:rsidRPr="00591BFF">
              <w:t>and</w:t>
            </w:r>
          </w:p>
          <w:p w14:paraId="515B127D" w14:textId="77777777" w:rsidR="00591BFF" w:rsidRPr="00591BFF" w:rsidRDefault="00591BFF" w:rsidP="00591BFF">
            <w:r w:rsidRPr="00591BFF">
              <w:t>password</w:t>
            </w:r>
          </w:p>
          <w:p w14:paraId="2DE1386D" w14:textId="77777777" w:rsidR="00591BFF" w:rsidRPr="00591BFF" w:rsidRDefault="00591BFF" w:rsidP="00591BFF">
            <w:r w:rsidRPr="00591BFF">
              <w:t>b) Inputs</w:t>
            </w:r>
          </w:p>
          <w:p w14:paraId="343E8078" w14:textId="77777777" w:rsidR="00591BFF" w:rsidRPr="00591BFF" w:rsidRDefault="00591BFF" w:rsidP="00591BFF">
            <w:r w:rsidRPr="00591BFF">
              <w:t>the ID of</w:t>
            </w:r>
          </w:p>
          <w:p w14:paraId="5CD35163" w14:textId="77777777" w:rsidR="00591BFF" w:rsidRPr="00591BFF" w:rsidRDefault="00591BFF" w:rsidP="00591BFF">
            <w:r w:rsidRPr="00591BFF">
              <w:t>the section</w:t>
            </w:r>
          </w:p>
          <w:p w14:paraId="31E61BFB" w14:textId="77777777" w:rsidR="00591BFF" w:rsidRPr="00591BFF" w:rsidRDefault="00591BFF" w:rsidP="00591BFF">
            <w:r w:rsidRPr="00591BFF">
              <w:t>the faculty</w:t>
            </w:r>
          </w:p>
          <w:p w14:paraId="63CC3DEE" w14:textId="77777777" w:rsidR="00591BFF" w:rsidRPr="00591BFF" w:rsidRDefault="00591BFF" w:rsidP="00591BFF">
            <w:r w:rsidRPr="00591BFF">
              <w:t>is taking to view the students</w:t>
            </w:r>
          </w:p>
          <w:p w14:paraId="2D70B3D2" w14:textId="77777777" w:rsidR="00591BFF" w:rsidRPr="00591BFF" w:rsidRDefault="00591BFF" w:rsidP="00591BFF">
            <w:r w:rsidRPr="00591BFF">
              <w:t>enrolled.</w:t>
            </w:r>
          </w:p>
          <w:p w14:paraId="57AF4964" w14:textId="77777777" w:rsidR="00591BFF" w:rsidRPr="00591BFF" w:rsidRDefault="00591BFF" w:rsidP="00591BFF">
            <w:pPr>
              <w:rPr>
                <w:b/>
                <w:bCs/>
              </w:rPr>
            </w:pPr>
          </w:p>
          <w:p w14:paraId="7A9F73D1" w14:textId="77777777" w:rsidR="00591BFF" w:rsidRPr="00591BFF" w:rsidRDefault="00591BFF" w:rsidP="00591BFF">
            <w:pPr>
              <w:rPr>
                <w:b/>
                <w:bCs/>
              </w:rPr>
            </w:pPr>
          </w:p>
        </w:tc>
        <w:tc>
          <w:tcPr>
            <w:tcW w:w="1313" w:type="dxa"/>
          </w:tcPr>
          <w:p w14:paraId="522B07BE" w14:textId="77777777" w:rsidR="00591BFF" w:rsidRPr="00591BFF" w:rsidRDefault="00591BFF" w:rsidP="00591BFF">
            <w:pPr>
              <w:rPr>
                <w:b/>
                <w:bCs/>
              </w:rPr>
            </w:pPr>
            <w:r w:rsidRPr="00591BFF">
              <w:rPr>
                <w:b/>
                <w:bCs/>
              </w:rPr>
              <w:lastRenderedPageBreak/>
              <w:t>Paper and Stationery:</w:t>
            </w:r>
          </w:p>
          <w:p w14:paraId="57D4F6BD" w14:textId="77777777" w:rsidR="00591BFF" w:rsidRPr="00591BFF" w:rsidRDefault="00591BFF" w:rsidP="00591BFF">
            <w:pPr>
              <w:rPr>
                <w:b/>
                <w:bCs/>
              </w:rPr>
            </w:pPr>
            <w:r w:rsidRPr="00591BFF">
              <w:t>a) Used to collect information about students through enrollment forms.</w:t>
            </w:r>
          </w:p>
        </w:tc>
        <w:tc>
          <w:tcPr>
            <w:tcW w:w="1313" w:type="dxa"/>
          </w:tcPr>
          <w:p w14:paraId="200A8E06"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4FF73C18"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5AC93C3C" w14:textId="77777777" w:rsidR="00591BFF" w:rsidRPr="00591BFF" w:rsidRDefault="00591BFF" w:rsidP="00591BFF">
            <w:pPr>
              <w:rPr>
                <w:rFonts w:eastAsia="Times New Roman" w:cstheme="minorHAnsi"/>
              </w:rPr>
            </w:pPr>
            <w:r w:rsidRPr="00591BFF">
              <w:rPr>
                <w:rFonts w:eastAsia="Times New Roman" w:cstheme="minorHAnsi"/>
                <w:color w:val="000000"/>
              </w:rPr>
              <w:t>a) SPMS2.0 admin will use Computers to access and update data.</w:t>
            </w:r>
          </w:p>
          <w:p w14:paraId="7518A9A1" w14:textId="77777777" w:rsidR="00591BFF" w:rsidRPr="00591BFF" w:rsidRDefault="00591BFF" w:rsidP="00591BFF">
            <w:pPr>
              <w:rPr>
                <w:rFonts w:eastAsia="Times New Roman" w:cstheme="minorHAnsi"/>
              </w:rPr>
            </w:pPr>
            <w:r w:rsidRPr="00591BFF">
              <w:rPr>
                <w:rFonts w:eastAsia="Times New Roman" w:cstheme="minorHAnsi"/>
                <w:color w:val="000000"/>
              </w:rPr>
              <w:t> b) Users will use the </w:t>
            </w:r>
          </w:p>
          <w:p w14:paraId="4E306B8A" w14:textId="77777777" w:rsidR="00591BFF" w:rsidRPr="00591BFF" w:rsidRDefault="00591BFF" w:rsidP="00591BFF">
            <w:pPr>
              <w:rPr>
                <w:rFonts w:eastAsia="Times New Roman" w:cstheme="minorHAnsi"/>
              </w:rPr>
            </w:pPr>
            <w:r w:rsidRPr="00591BFF">
              <w:rPr>
                <w:rFonts w:eastAsia="Times New Roman" w:cstheme="minorHAnsi"/>
                <w:color w:val="000000"/>
              </w:rPr>
              <w:t>computer to view the data.</w:t>
            </w:r>
          </w:p>
          <w:p w14:paraId="329A7642" w14:textId="77777777" w:rsidR="00591BFF" w:rsidRPr="00591BFF" w:rsidRDefault="00591BFF" w:rsidP="00591BFF">
            <w:pPr>
              <w:rPr>
                <w:rFonts w:eastAsia="Times New Roman" w:cstheme="minorHAnsi"/>
              </w:rPr>
            </w:pPr>
          </w:p>
          <w:p w14:paraId="6AB795BE" w14:textId="77777777" w:rsidR="00591BFF" w:rsidRPr="00591BFF" w:rsidRDefault="00591BFF" w:rsidP="00591BFF">
            <w:pPr>
              <w:rPr>
                <w:rFonts w:eastAsia="Times New Roman" w:cstheme="minorHAnsi"/>
              </w:rPr>
            </w:pPr>
            <w:r w:rsidRPr="00591BFF">
              <w:rPr>
                <w:rFonts w:eastAsia="Times New Roman" w:cstheme="minorHAnsi"/>
                <w:b/>
                <w:bCs/>
                <w:color w:val="000000"/>
              </w:rPr>
              <w:t>Database </w:t>
            </w:r>
          </w:p>
          <w:p w14:paraId="1FF89D13" w14:textId="77777777" w:rsidR="00591BFF" w:rsidRPr="00591BFF" w:rsidRDefault="00591BFF" w:rsidP="00591BFF">
            <w:pPr>
              <w:rPr>
                <w:rFonts w:eastAsia="Times New Roman" w:cstheme="minorHAnsi"/>
              </w:rPr>
            </w:pPr>
            <w:r w:rsidRPr="00591BFF">
              <w:rPr>
                <w:rFonts w:eastAsia="Times New Roman" w:cstheme="minorHAnsi"/>
                <w:b/>
                <w:bCs/>
                <w:color w:val="000000"/>
              </w:rPr>
              <w:t>Server </w:t>
            </w:r>
          </w:p>
          <w:p w14:paraId="1FAEAFD4" w14:textId="77777777" w:rsidR="00591BFF" w:rsidRPr="00591BFF" w:rsidRDefault="00591BFF" w:rsidP="00591BFF">
            <w:pPr>
              <w:rPr>
                <w:rFonts w:eastAsia="Times New Roman" w:cstheme="minorHAnsi"/>
              </w:rPr>
            </w:pPr>
            <w:r w:rsidRPr="00591BFF">
              <w:rPr>
                <w:rFonts w:eastAsia="Times New Roman" w:cstheme="minorHAnsi"/>
                <w:color w:val="000000"/>
              </w:rPr>
              <w:t>a) Used by </w:t>
            </w:r>
          </w:p>
          <w:p w14:paraId="0B9C2E43" w14:textId="77777777" w:rsidR="00591BFF" w:rsidRPr="00591BFF" w:rsidRDefault="00591BFF" w:rsidP="00591BFF">
            <w:pPr>
              <w:rPr>
                <w:rFonts w:eastAsia="Times New Roman" w:cstheme="minorHAnsi"/>
              </w:rPr>
            </w:pPr>
            <w:r w:rsidRPr="00591BFF">
              <w:rPr>
                <w:rFonts w:eastAsia="Times New Roman" w:cstheme="minorHAnsi"/>
                <w:color w:val="000000"/>
              </w:rPr>
              <w:t>SPMS2.0</w:t>
            </w:r>
          </w:p>
          <w:p w14:paraId="01A77671" w14:textId="77777777" w:rsidR="00591BFF" w:rsidRPr="00591BFF" w:rsidRDefault="00591BFF" w:rsidP="00591BFF">
            <w:pPr>
              <w:rPr>
                <w:rFonts w:eastAsia="Times New Roman" w:cstheme="minorHAnsi"/>
              </w:rPr>
            </w:pPr>
            <w:r w:rsidRPr="00591BFF">
              <w:rPr>
                <w:rFonts w:eastAsia="Times New Roman" w:cstheme="minorHAnsi"/>
                <w:color w:val="000000"/>
              </w:rPr>
              <w:t>Developers to collect data and maintain the software. </w:t>
            </w:r>
          </w:p>
          <w:p w14:paraId="10778613" w14:textId="77777777" w:rsidR="00591BFF" w:rsidRPr="00591BFF" w:rsidRDefault="00591BFF" w:rsidP="00591BFF">
            <w:pPr>
              <w:rPr>
                <w:rFonts w:eastAsia="Times New Roman" w:cstheme="minorHAnsi"/>
              </w:rPr>
            </w:pPr>
          </w:p>
          <w:p w14:paraId="545F4325"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659FC947"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3DF9A16E"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2CB2BD5F"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6017B921" w14:textId="77777777" w:rsidR="00591BFF" w:rsidRPr="00591BFF" w:rsidRDefault="00591BFF" w:rsidP="00591BFF">
            <w:pPr>
              <w:rPr>
                <w:rFonts w:eastAsia="Times New Roman" w:cstheme="minorHAnsi"/>
              </w:rPr>
            </w:pPr>
            <w:r w:rsidRPr="00591BFF">
              <w:rPr>
                <w:rFonts w:eastAsia="Times New Roman" w:cstheme="minorHAnsi"/>
                <w:color w:val="000000"/>
              </w:rPr>
              <w:t>a) Used to </w:t>
            </w:r>
          </w:p>
          <w:p w14:paraId="09261C1B" w14:textId="77777777" w:rsidR="00591BFF" w:rsidRPr="00591BFF" w:rsidRDefault="00591BFF" w:rsidP="00591BFF">
            <w:pPr>
              <w:rPr>
                <w:rFonts w:eastAsia="Times New Roman" w:cstheme="minorHAnsi"/>
              </w:rPr>
            </w:pPr>
            <w:r w:rsidRPr="00591BFF">
              <w:rPr>
                <w:rFonts w:eastAsia="Times New Roman" w:cstheme="minorHAnsi"/>
                <w:color w:val="000000"/>
              </w:rPr>
              <w:t>access SPMS2.0</w:t>
            </w:r>
          </w:p>
          <w:p w14:paraId="1610E79E" w14:textId="77777777" w:rsidR="00591BFF" w:rsidRPr="00591BFF" w:rsidRDefault="00591BFF" w:rsidP="00591BFF">
            <w:pPr>
              <w:rPr>
                <w:rFonts w:cstheme="minorHAnsi"/>
              </w:rPr>
            </w:pPr>
          </w:p>
        </w:tc>
        <w:tc>
          <w:tcPr>
            <w:tcW w:w="1513" w:type="dxa"/>
          </w:tcPr>
          <w:p w14:paraId="21924788" w14:textId="77777777" w:rsidR="00591BFF" w:rsidRPr="00591BFF" w:rsidRDefault="00591BFF" w:rsidP="00591BFF">
            <w:pPr>
              <w:rPr>
                <w:b/>
                <w:bCs/>
              </w:rPr>
            </w:pPr>
            <w:r w:rsidRPr="00591BFF">
              <w:rPr>
                <w:b/>
                <w:bCs/>
              </w:rPr>
              <w:t>Operating</w:t>
            </w:r>
          </w:p>
          <w:p w14:paraId="03CEE98D" w14:textId="77777777" w:rsidR="00591BFF" w:rsidRPr="00591BFF" w:rsidRDefault="00591BFF" w:rsidP="00591BFF">
            <w:pPr>
              <w:rPr>
                <w:b/>
                <w:bCs/>
              </w:rPr>
            </w:pPr>
            <w:r w:rsidRPr="00591BFF">
              <w:rPr>
                <w:b/>
                <w:bCs/>
              </w:rPr>
              <w:t>Software</w:t>
            </w:r>
          </w:p>
          <w:p w14:paraId="33E28217" w14:textId="77777777" w:rsidR="00591BFF" w:rsidRPr="00591BFF" w:rsidRDefault="00591BFF" w:rsidP="00591BFF">
            <w:r w:rsidRPr="00591BFF">
              <w:t>a) Utilized by</w:t>
            </w:r>
          </w:p>
          <w:p w14:paraId="13A58B38" w14:textId="77777777" w:rsidR="00591BFF" w:rsidRPr="00591BFF" w:rsidRDefault="00591BFF" w:rsidP="00591BFF">
            <w:r w:rsidRPr="00591BFF">
              <w:t>Registrar</w:t>
            </w:r>
          </w:p>
          <w:p w14:paraId="50DA952C" w14:textId="77777777" w:rsidR="00591BFF" w:rsidRPr="00591BFF" w:rsidRDefault="00591BFF" w:rsidP="00591BFF">
            <w:r w:rsidRPr="00591BFF">
              <w:t>Office and</w:t>
            </w:r>
          </w:p>
          <w:p w14:paraId="6C998ACE" w14:textId="77777777" w:rsidR="00591BFF" w:rsidRPr="00591BFF" w:rsidRDefault="00591BFF" w:rsidP="00591BFF">
            <w:r w:rsidRPr="00591BFF">
              <w:t>SPMS2.0</w:t>
            </w:r>
          </w:p>
          <w:p w14:paraId="596EE829" w14:textId="77777777" w:rsidR="00591BFF" w:rsidRPr="00591BFF" w:rsidRDefault="00591BFF" w:rsidP="00591BFF"/>
          <w:p w14:paraId="0ECD5952" w14:textId="77777777" w:rsidR="00591BFF" w:rsidRPr="00591BFF" w:rsidRDefault="00591BFF" w:rsidP="00591BFF">
            <w:pPr>
              <w:rPr>
                <w:b/>
                <w:bCs/>
              </w:rPr>
            </w:pPr>
            <w:r w:rsidRPr="00591BFF">
              <w:rPr>
                <w:b/>
                <w:bCs/>
              </w:rPr>
              <w:t>Student</w:t>
            </w:r>
          </w:p>
          <w:p w14:paraId="76E84BE5" w14:textId="77777777" w:rsidR="00591BFF" w:rsidRPr="00591BFF" w:rsidRDefault="00591BFF" w:rsidP="00591BFF">
            <w:r w:rsidRPr="00591BFF">
              <w:t>a) Uses to fill</w:t>
            </w:r>
          </w:p>
          <w:p w14:paraId="48B4775E" w14:textId="77777777" w:rsidR="00591BFF" w:rsidRPr="00591BFF" w:rsidRDefault="00591BFF" w:rsidP="00591BFF">
            <w:r w:rsidRPr="00591BFF">
              <w:t>up the form</w:t>
            </w:r>
          </w:p>
          <w:p w14:paraId="4E542FA2" w14:textId="77777777" w:rsidR="00591BFF" w:rsidRPr="00591BFF" w:rsidRDefault="00591BFF" w:rsidP="00591BFF">
            <w:r w:rsidRPr="00591BFF">
              <w:t>from the</w:t>
            </w:r>
          </w:p>
          <w:p w14:paraId="0EB43591" w14:textId="77777777" w:rsidR="00591BFF" w:rsidRPr="00591BFF" w:rsidRDefault="00591BFF" w:rsidP="00591BFF">
            <w:r w:rsidRPr="00591BFF">
              <w:t>website.</w:t>
            </w:r>
          </w:p>
          <w:p w14:paraId="3277BBBE" w14:textId="77777777" w:rsidR="00591BFF" w:rsidRPr="00591BFF" w:rsidRDefault="00591BFF" w:rsidP="00591BFF"/>
          <w:p w14:paraId="366A271D" w14:textId="77777777" w:rsidR="00591BFF" w:rsidRPr="00591BFF" w:rsidRDefault="00591BFF" w:rsidP="00591BFF">
            <w:pPr>
              <w:rPr>
                <w:b/>
                <w:bCs/>
              </w:rPr>
            </w:pPr>
            <w:r w:rsidRPr="00591BFF">
              <w:rPr>
                <w:b/>
                <w:bCs/>
              </w:rPr>
              <w:t>SPMS2.0</w:t>
            </w:r>
          </w:p>
          <w:p w14:paraId="216B5B21" w14:textId="77777777" w:rsidR="00591BFF" w:rsidRPr="00591BFF" w:rsidRDefault="00591BFF" w:rsidP="00591BFF">
            <w:r w:rsidRPr="00591BFF">
              <w:t>a) The software for which the administrator will set up user accounts.</w:t>
            </w:r>
          </w:p>
          <w:p w14:paraId="2E93C16E" w14:textId="77777777" w:rsidR="00591BFF" w:rsidRPr="00591BFF" w:rsidRDefault="00591BFF" w:rsidP="00591BFF"/>
          <w:p w14:paraId="75705487" w14:textId="77777777" w:rsidR="00591BFF" w:rsidRPr="00591BFF" w:rsidRDefault="00591BFF" w:rsidP="00591BFF"/>
        </w:tc>
        <w:tc>
          <w:tcPr>
            <w:tcW w:w="1530" w:type="dxa"/>
          </w:tcPr>
          <w:p w14:paraId="7167A864" w14:textId="77777777" w:rsidR="00591BFF" w:rsidRPr="00591BFF" w:rsidRDefault="00591BFF" w:rsidP="00591BFF">
            <w:pPr>
              <w:rPr>
                <w:b/>
                <w:bCs/>
              </w:rPr>
            </w:pPr>
            <w:r w:rsidRPr="00591BFF">
              <w:rPr>
                <w:b/>
                <w:bCs/>
              </w:rPr>
              <w:t>Register</w:t>
            </w:r>
          </w:p>
          <w:p w14:paraId="30B3ED27" w14:textId="77777777" w:rsidR="00591BFF" w:rsidRPr="00591BFF" w:rsidRDefault="00591BFF" w:rsidP="00591BFF">
            <w:pPr>
              <w:rPr>
                <w:b/>
                <w:bCs/>
              </w:rPr>
            </w:pPr>
            <w:r w:rsidRPr="00591BFF">
              <w:rPr>
                <w:b/>
                <w:bCs/>
              </w:rPr>
              <w:t>Office</w:t>
            </w:r>
          </w:p>
          <w:p w14:paraId="019DCF82" w14:textId="77777777" w:rsidR="00591BFF" w:rsidRPr="00591BFF" w:rsidRDefault="00591BFF" w:rsidP="00591BFF">
            <w:pPr>
              <w:rPr>
                <w:b/>
                <w:bCs/>
              </w:rPr>
            </w:pPr>
            <w:r w:rsidRPr="00591BFF">
              <w:rPr>
                <w:b/>
                <w:bCs/>
              </w:rPr>
              <w:t>Database</w:t>
            </w:r>
          </w:p>
          <w:p w14:paraId="1E2E55A4" w14:textId="77777777" w:rsidR="00591BFF" w:rsidRPr="00591BFF" w:rsidRDefault="00591BFF" w:rsidP="00591BFF">
            <w:r w:rsidRPr="00591BFF">
              <w:t>a) Used by the registrar's office to compile student data into an excel file for sending to SPMS 2.0.</w:t>
            </w:r>
          </w:p>
          <w:p w14:paraId="72983CE2" w14:textId="77777777" w:rsidR="00591BFF" w:rsidRPr="00591BFF" w:rsidRDefault="00591BFF" w:rsidP="00591BFF"/>
          <w:p w14:paraId="55649A4E" w14:textId="77777777" w:rsidR="00591BFF" w:rsidRPr="00591BFF" w:rsidRDefault="00591BFF" w:rsidP="00591BFF">
            <w:pPr>
              <w:rPr>
                <w:b/>
                <w:bCs/>
              </w:rPr>
            </w:pPr>
            <w:r w:rsidRPr="00591BFF">
              <w:rPr>
                <w:b/>
                <w:bCs/>
              </w:rPr>
              <w:t>SPMS2.0</w:t>
            </w:r>
          </w:p>
          <w:p w14:paraId="0F808FA9" w14:textId="77777777" w:rsidR="00591BFF" w:rsidRPr="00591BFF" w:rsidRDefault="00591BFF" w:rsidP="00591BFF">
            <w:r w:rsidRPr="00591BFF">
              <w:t>a) For any upgrades or new user accounts, information is kept in the database.</w:t>
            </w:r>
          </w:p>
          <w:p w14:paraId="5213FA65" w14:textId="77777777" w:rsidR="00591BFF" w:rsidRPr="00591BFF" w:rsidRDefault="00591BFF" w:rsidP="00591BFF"/>
          <w:p w14:paraId="6379D0C7" w14:textId="77777777" w:rsidR="00591BFF" w:rsidRPr="00591BFF" w:rsidRDefault="00591BFF" w:rsidP="00591BFF">
            <w:pPr>
              <w:rPr>
                <w:b/>
                <w:bCs/>
              </w:rPr>
            </w:pPr>
            <w:r w:rsidRPr="00591BFF">
              <w:rPr>
                <w:b/>
                <w:bCs/>
              </w:rPr>
              <w:t>Excel</w:t>
            </w:r>
          </w:p>
          <w:p w14:paraId="534B4533" w14:textId="77777777" w:rsidR="00591BFF" w:rsidRPr="00591BFF" w:rsidRDefault="00591BFF" w:rsidP="00591BFF">
            <w:r w:rsidRPr="00591BFF">
              <w:t>a) Data from student accounts may be kept in an excel file and used later in SPMS 2.0.</w:t>
            </w:r>
          </w:p>
        </w:tc>
        <w:tc>
          <w:tcPr>
            <w:tcW w:w="1350" w:type="dxa"/>
          </w:tcPr>
          <w:p w14:paraId="09AA8661" w14:textId="77777777" w:rsidR="00591BFF" w:rsidRPr="00591BFF" w:rsidRDefault="00591BFF" w:rsidP="00591BFF">
            <w:r w:rsidRPr="00591BFF">
              <w:rPr>
                <w:b/>
                <w:bCs/>
              </w:rPr>
              <w:t>Internet</w:t>
            </w:r>
          </w:p>
          <w:p w14:paraId="6DF1EA56" w14:textId="77777777" w:rsidR="00591BFF" w:rsidRPr="00591BFF" w:rsidRDefault="00591BFF" w:rsidP="00591BFF">
            <w:r w:rsidRPr="00591BFF">
              <w:t>a) To access and store data to SPM it is used.</w:t>
            </w:r>
          </w:p>
          <w:p w14:paraId="74B7E0CC" w14:textId="77777777" w:rsidR="00591BFF" w:rsidRPr="00591BFF" w:rsidRDefault="00591BFF" w:rsidP="00591BFF"/>
          <w:p w14:paraId="4D37E02E" w14:textId="77777777" w:rsidR="00591BFF" w:rsidRPr="00591BFF" w:rsidRDefault="00591BFF" w:rsidP="00591BFF">
            <w:r w:rsidRPr="00591BFF">
              <w:t>b) It is used to collect the student form from the student to registrar office.</w:t>
            </w:r>
          </w:p>
          <w:p w14:paraId="73A0181A" w14:textId="77777777" w:rsidR="00591BFF" w:rsidRPr="00591BFF" w:rsidRDefault="00591BFF" w:rsidP="00591BFF"/>
          <w:p w14:paraId="5FC9A404" w14:textId="77777777" w:rsidR="00591BFF" w:rsidRPr="00591BFF" w:rsidRDefault="00591BFF" w:rsidP="00591BFF">
            <w:r w:rsidRPr="00591BFF">
              <w:t>c)The Registrar office sends all the student information to SPM admin by using it.</w:t>
            </w:r>
          </w:p>
        </w:tc>
      </w:tr>
      <w:tr w:rsidR="00591BFF" w:rsidRPr="00591BFF" w14:paraId="4DAF1E93" w14:textId="77777777" w:rsidTr="008A0968">
        <w:tc>
          <w:tcPr>
            <w:tcW w:w="1261" w:type="dxa"/>
            <w:shd w:val="clear" w:color="auto" w:fill="C5E0B3" w:themeFill="accent6" w:themeFillTint="66"/>
          </w:tcPr>
          <w:p w14:paraId="5EC00AEA" w14:textId="77777777" w:rsidR="00591BFF" w:rsidRPr="00591BFF" w:rsidRDefault="00591BFF" w:rsidP="00591BFF">
            <w:r w:rsidRPr="00591BFF">
              <w:lastRenderedPageBreak/>
              <w:t>Student Performance Based on CGPA</w:t>
            </w:r>
          </w:p>
        </w:tc>
        <w:tc>
          <w:tcPr>
            <w:tcW w:w="1255" w:type="dxa"/>
          </w:tcPr>
          <w:p w14:paraId="086FA115" w14:textId="77777777" w:rsidR="00591BFF" w:rsidRPr="00591BFF" w:rsidRDefault="00591BFF" w:rsidP="00591BFF">
            <w:pPr>
              <w:rPr>
                <w:b/>
                <w:bCs/>
              </w:rPr>
            </w:pPr>
            <w:r w:rsidRPr="00591BFF">
              <w:rPr>
                <w:b/>
                <w:bCs/>
              </w:rPr>
              <w:t>Student:</w:t>
            </w:r>
          </w:p>
          <w:p w14:paraId="3D834F96" w14:textId="77777777" w:rsidR="00591BFF" w:rsidRPr="00591BFF" w:rsidRDefault="00591BFF" w:rsidP="00591BFF">
            <w:r w:rsidRPr="00591BFF">
              <w:t>a) Logs into</w:t>
            </w:r>
          </w:p>
          <w:p w14:paraId="719106BB" w14:textId="77777777" w:rsidR="00591BFF" w:rsidRPr="00591BFF" w:rsidRDefault="00591BFF" w:rsidP="00591BFF">
            <w:r w:rsidRPr="00591BFF">
              <w:t>the System</w:t>
            </w:r>
          </w:p>
          <w:p w14:paraId="63BC1A95" w14:textId="77777777" w:rsidR="00591BFF" w:rsidRPr="00591BFF" w:rsidRDefault="00591BFF" w:rsidP="00591BFF">
            <w:r w:rsidRPr="00591BFF">
              <w:t>using</w:t>
            </w:r>
          </w:p>
          <w:p w14:paraId="4254C0A3" w14:textId="77777777" w:rsidR="00591BFF" w:rsidRPr="00591BFF" w:rsidRDefault="00591BFF" w:rsidP="00591BFF">
            <w:r w:rsidRPr="00591BFF">
              <w:t>Student-ID</w:t>
            </w:r>
          </w:p>
          <w:p w14:paraId="486F0661" w14:textId="77777777" w:rsidR="00591BFF" w:rsidRPr="00591BFF" w:rsidRDefault="00591BFF" w:rsidP="00591BFF">
            <w:r w:rsidRPr="00591BFF">
              <w:t>and</w:t>
            </w:r>
          </w:p>
          <w:p w14:paraId="665496EB" w14:textId="77777777" w:rsidR="00591BFF" w:rsidRPr="00591BFF" w:rsidRDefault="00591BFF" w:rsidP="00591BFF">
            <w:r w:rsidRPr="00591BFF">
              <w:t>password.</w:t>
            </w:r>
          </w:p>
          <w:p w14:paraId="562EB3D9" w14:textId="77777777" w:rsidR="00591BFF" w:rsidRPr="00591BFF" w:rsidRDefault="00591BFF" w:rsidP="00591BFF">
            <w:r w:rsidRPr="00591BFF">
              <w:t>b) Inputs the desired time - period to</w:t>
            </w:r>
          </w:p>
          <w:p w14:paraId="58B67D0C" w14:textId="77777777" w:rsidR="00591BFF" w:rsidRPr="00591BFF" w:rsidRDefault="00591BFF" w:rsidP="00591BFF">
            <w:r w:rsidRPr="00591BFF">
              <w:t xml:space="preserve"> view self</w:t>
            </w:r>
          </w:p>
          <w:p w14:paraId="6BE820CE" w14:textId="77777777" w:rsidR="00591BFF" w:rsidRPr="00591BFF" w:rsidRDefault="00591BFF" w:rsidP="00591BFF">
            <w:r w:rsidRPr="00591BFF">
              <w:t>CGPA</w:t>
            </w:r>
          </w:p>
          <w:p w14:paraId="433F6ACF" w14:textId="77777777" w:rsidR="00591BFF" w:rsidRPr="00591BFF" w:rsidRDefault="00591BFF" w:rsidP="00591BFF">
            <w:r w:rsidRPr="00591BFF">
              <w:lastRenderedPageBreak/>
              <w:t>Progress.</w:t>
            </w:r>
          </w:p>
          <w:p w14:paraId="72F1574B" w14:textId="77777777" w:rsidR="00591BFF" w:rsidRPr="00591BFF" w:rsidRDefault="00591BFF" w:rsidP="00591BFF">
            <w:pPr>
              <w:rPr>
                <w:b/>
                <w:bCs/>
              </w:rPr>
            </w:pPr>
            <w:r w:rsidRPr="00591BFF">
              <w:rPr>
                <w:b/>
                <w:bCs/>
              </w:rPr>
              <w:t xml:space="preserve">Registrar's Office: </w:t>
            </w:r>
          </w:p>
          <w:p w14:paraId="2FAEDF1E" w14:textId="77777777" w:rsidR="00591BFF" w:rsidRPr="00591BFF" w:rsidRDefault="00591BFF" w:rsidP="00591BFF">
            <w:pPr>
              <w:rPr>
                <w:b/>
                <w:bCs/>
              </w:rPr>
            </w:pPr>
            <w:r w:rsidRPr="00591BFF">
              <w:t>a) Logs into</w:t>
            </w:r>
          </w:p>
          <w:p w14:paraId="62B259F0" w14:textId="77777777" w:rsidR="00591BFF" w:rsidRPr="00591BFF" w:rsidRDefault="00591BFF" w:rsidP="00591BFF">
            <w:r w:rsidRPr="00591BFF">
              <w:t>the System</w:t>
            </w:r>
          </w:p>
          <w:p w14:paraId="6F31366F" w14:textId="77777777" w:rsidR="00591BFF" w:rsidRPr="00591BFF" w:rsidRDefault="00591BFF" w:rsidP="00591BFF">
            <w:r w:rsidRPr="00591BFF">
              <w:t>using User-ID</w:t>
            </w:r>
          </w:p>
          <w:p w14:paraId="4E022FE4" w14:textId="77777777" w:rsidR="00591BFF" w:rsidRPr="00591BFF" w:rsidRDefault="00591BFF" w:rsidP="00591BFF">
            <w:r w:rsidRPr="00591BFF">
              <w:t>and</w:t>
            </w:r>
          </w:p>
          <w:p w14:paraId="44F42980" w14:textId="77777777" w:rsidR="00591BFF" w:rsidRPr="00591BFF" w:rsidRDefault="00591BFF" w:rsidP="00591BFF">
            <w:r w:rsidRPr="00591BFF">
              <w:t>password.</w:t>
            </w:r>
          </w:p>
          <w:p w14:paraId="65E8EE03" w14:textId="77777777" w:rsidR="00591BFF" w:rsidRPr="00591BFF" w:rsidRDefault="00591BFF" w:rsidP="00591BFF">
            <w:r w:rsidRPr="00591BFF">
              <w:t>b) Inputs the</w:t>
            </w:r>
          </w:p>
          <w:p w14:paraId="33FFD31D" w14:textId="77777777" w:rsidR="00591BFF" w:rsidRPr="00591BFF" w:rsidRDefault="00591BFF" w:rsidP="00591BFF">
            <w:r w:rsidRPr="00591BFF">
              <w:t>desired time</w:t>
            </w:r>
          </w:p>
          <w:p w14:paraId="7852DA32" w14:textId="77777777" w:rsidR="00591BFF" w:rsidRPr="00591BFF" w:rsidRDefault="00591BFF" w:rsidP="00591BFF">
            <w:r w:rsidRPr="00591BFF">
              <w:t>period and</w:t>
            </w:r>
          </w:p>
          <w:p w14:paraId="1D89A820" w14:textId="77777777" w:rsidR="00591BFF" w:rsidRPr="00591BFF" w:rsidRDefault="00591BFF" w:rsidP="00591BFF">
            <w:r w:rsidRPr="00591BFF">
              <w:t>School,</w:t>
            </w:r>
          </w:p>
          <w:p w14:paraId="4503A61F" w14:textId="77777777" w:rsidR="00591BFF" w:rsidRPr="00591BFF" w:rsidRDefault="00591BFF" w:rsidP="00591BFF">
            <w:r w:rsidRPr="00591BFF">
              <w:t>Department or program to view</w:t>
            </w:r>
          </w:p>
          <w:p w14:paraId="3808CC94" w14:textId="77777777" w:rsidR="00591BFF" w:rsidRPr="00591BFF" w:rsidRDefault="00591BFF" w:rsidP="00591BFF">
            <w:r w:rsidRPr="00591BFF">
              <w:t>Statistically and analyzed</w:t>
            </w:r>
          </w:p>
          <w:p w14:paraId="449D1106" w14:textId="77777777" w:rsidR="00591BFF" w:rsidRPr="00591BFF" w:rsidRDefault="00591BFF" w:rsidP="00591BFF">
            <w:r w:rsidRPr="00591BFF">
              <w:t>CGPA trend</w:t>
            </w:r>
          </w:p>
          <w:p w14:paraId="58A2E30D" w14:textId="77777777" w:rsidR="00591BFF" w:rsidRPr="00591BFF" w:rsidRDefault="00591BFF" w:rsidP="00591BFF">
            <w:r w:rsidRPr="00591BFF">
              <w:t>of students.</w:t>
            </w:r>
          </w:p>
          <w:p w14:paraId="7BED5BAF" w14:textId="77777777" w:rsidR="00591BFF" w:rsidRPr="00591BFF" w:rsidRDefault="00591BFF" w:rsidP="00591BFF">
            <w:pPr>
              <w:rPr>
                <w:b/>
                <w:bCs/>
              </w:rPr>
            </w:pPr>
            <w:r w:rsidRPr="00591BFF">
              <w:rPr>
                <w:b/>
                <w:bCs/>
              </w:rPr>
              <w:t>Department Head:</w:t>
            </w:r>
          </w:p>
          <w:p w14:paraId="5BE35357" w14:textId="77777777" w:rsidR="00591BFF" w:rsidRPr="00591BFF" w:rsidRDefault="00591BFF" w:rsidP="00591BFF">
            <w:r w:rsidRPr="00591BFF">
              <w:t>a) Logs into</w:t>
            </w:r>
          </w:p>
          <w:p w14:paraId="3B0119BB" w14:textId="77777777" w:rsidR="00591BFF" w:rsidRPr="00591BFF" w:rsidRDefault="00591BFF" w:rsidP="00591BFF">
            <w:r w:rsidRPr="00591BFF">
              <w:t>the System</w:t>
            </w:r>
          </w:p>
          <w:p w14:paraId="3444EEB4" w14:textId="77777777" w:rsidR="00591BFF" w:rsidRPr="00591BFF" w:rsidRDefault="00591BFF" w:rsidP="00591BFF">
            <w:r w:rsidRPr="00591BFF">
              <w:t>using User-ID</w:t>
            </w:r>
          </w:p>
          <w:p w14:paraId="53864C13" w14:textId="77777777" w:rsidR="00591BFF" w:rsidRPr="00591BFF" w:rsidRDefault="00591BFF" w:rsidP="00591BFF">
            <w:r w:rsidRPr="00591BFF">
              <w:t>and</w:t>
            </w:r>
          </w:p>
          <w:p w14:paraId="62216930" w14:textId="77777777" w:rsidR="00591BFF" w:rsidRPr="00591BFF" w:rsidRDefault="00591BFF" w:rsidP="00591BFF">
            <w:r w:rsidRPr="00591BFF">
              <w:t>password.</w:t>
            </w:r>
          </w:p>
          <w:p w14:paraId="36CD530B" w14:textId="77777777" w:rsidR="00591BFF" w:rsidRPr="00591BFF" w:rsidRDefault="00591BFF" w:rsidP="00591BFF">
            <w:r w:rsidRPr="00591BFF">
              <w:t>b) Inputs the</w:t>
            </w:r>
          </w:p>
          <w:p w14:paraId="7DF7A974" w14:textId="77777777" w:rsidR="00591BFF" w:rsidRPr="00591BFF" w:rsidRDefault="00591BFF" w:rsidP="00591BFF">
            <w:r w:rsidRPr="00591BFF">
              <w:t xml:space="preserve"> desired time-</w:t>
            </w:r>
          </w:p>
          <w:p w14:paraId="212CCCE4" w14:textId="77777777" w:rsidR="00591BFF" w:rsidRPr="00591BFF" w:rsidRDefault="00591BFF" w:rsidP="00591BFF">
            <w:r w:rsidRPr="00591BFF">
              <w:t>period and</w:t>
            </w:r>
          </w:p>
          <w:p w14:paraId="4EBD0325" w14:textId="77777777" w:rsidR="00591BFF" w:rsidRPr="00591BFF" w:rsidRDefault="00591BFF" w:rsidP="00591BFF">
            <w:r w:rsidRPr="00591BFF">
              <w:t xml:space="preserve"> school,</w:t>
            </w:r>
          </w:p>
          <w:p w14:paraId="442E84BF" w14:textId="77777777" w:rsidR="00591BFF" w:rsidRPr="00591BFF" w:rsidRDefault="00591BFF" w:rsidP="00591BFF">
            <w:r w:rsidRPr="00591BFF">
              <w:t>Department or program.</w:t>
            </w:r>
          </w:p>
          <w:p w14:paraId="47A77937" w14:textId="77777777" w:rsidR="00591BFF" w:rsidRPr="00591BFF" w:rsidRDefault="00591BFF" w:rsidP="00591BFF">
            <w:r w:rsidRPr="00591BFF">
              <w:t>c) View</w:t>
            </w:r>
          </w:p>
          <w:p w14:paraId="7EE2070C" w14:textId="77777777" w:rsidR="00591BFF" w:rsidRPr="00591BFF" w:rsidRDefault="00591BFF" w:rsidP="00591BFF">
            <w:r w:rsidRPr="00591BFF">
              <w:t>statistically analyzed</w:t>
            </w:r>
          </w:p>
          <w:p w14:paraId="40354FEB" w14:textId="77777777" w:rsidR="00591BFF" w:rsidRPr="00591BFF" w:rsidRDefault="00591BFF" w:rsidP="00591BFF">
            <w:r w:rsidRPr="00591BFF">
              <w:t>CGPA trend</w:t>
            </w:r>
          </w:p>
          <w:p w14:paraId="5847CE40" w14:textId="77777777" w:rsidR="00591BFF" w:rsidRPr="00591BFF" w:rsidRDefault="00591BFF" w:rsidP="00591BFF">
            <w:r w:rsidRPr="00591BFF">
              <w:t>of students or</w:t>
            </w:r>
          </w:p>
          <w:p w14:paraId="55C04BF5" w14:textId="77777777" w:rsidR="00591BFF" w:rsidRPr="00591BFF" w:rsidRDefault="00591BFF" w:rsidP="00591BFF">
            <w:r w:rsidRPr="00591BFF">
              <w:t>any</w:t>
            </w:r>
          </w:p>
          <w:p w14:paraId="4D2EE69F" w14:textId="77777777" w:rsidR="00591BFF" w:rsidRPr="00591BFF" w:rsidRDefault="00591BFF" w:rsidP="00591BFF">
            <w:r w:rsidRPr="00591BFF">
              <w:t>individual student.</w:t>
            </w:r>
          </w:p>
          <w:p w14:paraId="1B523BD4" w14:textId="77777777" w:rsidR="00591BFF" w:rsidRPr="00591BFF" w:rsidRDefault="00591BFF" w:rsidP="00591BFF">
            <w:r w:rsidRPr="00591BFF">
              <w:rPr>
                <w:b/>
                <w:bCs/>
              </w:rPr>
              <w:lastRenderedPageBreak/>
              <w:t>Faculty:</w:t>
            </w:r>
          </w:p>
          <w:p w14:paraId="3CCDF43B" w14:textId="77777777" w:rsidR="00591BFF" w:rsidRPr="00591BFF" w:rsidRDefault="00591BFF" w:rsidP="00591BFF">
            <w:pPr>
              <w:rPr>
                <w:b/>
                <w:bCs/>
              </w:rPr>
            </w:pPr>
            <w:r w:rsidRPr="00591BFF">
              <w:t>a) Logs into the system</w:t>
            </w:r>
          </w:p>
          <w:p w14:paraId="441F4876" w14:textId="77777777" w:rsidR="00591BFF" w:rsidRPr="00591BFF" w:rsidRDefault="00591BFF" w:rsidP="00591BFF">
            <w:r w:rsidRPr="00591BFF">
              <w:t>using</w:t>
            </w:r>
          </w:p>
          <w:p w14:paraId="7F2BA636" w14:textId="77777777" w:rsidR="00591BFF" w:rsidRPr="00591BFF" w:rsidRDefault="00591BFF" w:rsidP="00591BFF">
            <w:r w:rsidRPr="00591BFF">
              <w:t>Faculty-ID</w:t>
            </w:r>
          </w:p>
          <w:p w14:paraId="48947388" w14:textId="77777777" w:rsidR="00591BFF" w:rsidRPr="00591BFF" w:rsidRDefault="00591BFF" w:rsidP="00591BFF">
            <w:r w:rsidRPr="00591BFF">
              <w:t>and</w:t>
            </w:r>
          </w:p>
          <w:p w14:paraId="02210373" w14:textId="77777777" w:rsidR="00591BFF" w:rsidRPr="00591BFF" w:rsidRDefault="00591BFF" w:rsidP="00591BFF">
            <w:r w:rsidRPr="00591BFF">
              <w:t>password.</w:t>
            </w:r>
          </w:p>
          <w:p w14:paraId="478DFA7D" w14:textId="77777777" w:rsidR="00591BFF" w:rsidRPr="00591BFF" w:rsidRDefault="00591BFF" w:rsidP="00591BFF">
            <w:r w:rsidRPr="00591BFF">
              <w:t>b) Inputs the</w:t>
            </w:r>
          </w:p>
          <w:p w14:paraId="2CCF7198" w14:textId="77777777" w:rsidR="00591BFF" w:rsidRPr="00591BFF" w:rsidRDefault="00591BFF" w:rsidP="00591BFF">
            <w:r w:rsidRPr="00591BFF">
              <w:t>desired time</w:t>
            </w:r>
          </w:p>
          <w:p w14:paraId="2D459914" w14:textId="77777777" w:rsidR="00591BFF" w:rsidRPr="00591BFF" w:rsidRDefault="00591BFF" w:rsidP="00591BFF">
            <w:r w:rsidRPr="00591BFF">
              <w:t>-period and</w:t>
            </w:r>
          </w:p>
          <w:p w14:paraId="620E6B55" w14:textId="77777777" w:rsidR="00591BFF" w:rsidRPr="00591BFF" w:rsidRDefault="00591BFF" w:rsidP="00591BFF">
            <w:r w:rsidRPr="00591BFF">
              <w:t>program to view</w:t>
            </w:r>
          </w:p>
          <w:p w14:paraId="5E387844" w14:textId="77777777" w:rsidR="00591BFF" w:rsidRPr="00591BFF" w:rsidRDefault="00591BFF" w:rsidP="00591BFF">
            <w:r w:rsidRPr="00591BFF">
              <w:t>statistically and</w:t>
            </w:r>
          </w:p>
          <w:p w14:paraId="376AA11F" w14:textId="77777777" w:rsidR="00591BFF" w:rsidRPr="00591BFF" w:rsidRDefault="00591BFF" w:rsidP="00591BFF">
            <w:r w:rsidRPr="00591BFF">
              <w:t>analyzed</w:t>
            </w:r>
          </w:p>
          <w:p w14:paraId="10B3E2A1" w14:textId="77777777" w:rsidR="00591BFF" w:rsidRPr="00591BFF" w:rsidRDefault="00591BFF" w:rsidP="00591BFF">
            <w:r w:rsidRPr="00591BFF">
              <w:t>CGPA trend</w:t>
            </w:r>
          </w:p>
          <w:p w14:paraId="6009EF16" w14:textId="77777777" w:rsidR="00591BFF" w:rsidRPr="00591BFF" w:rsidRDefault="00591BFF" w:rsidP="00591BFF">
            <w:r w:rsidRPr="00591BFF">
              <w:t>of students or any</w:t>
            </w:r>
          </w:p>
          <w:p w14:paraId="78260C76" w14:textId="0228DC86" w:rsidR="00591BFF" w:rsidRPr="00591BFF" w:rsidRDefault="00591BFF" w:rsidP="00591BFF">
            <w:r w:rsidRPr="00591BFF">
              <w:t>individual</w:t>
            </w:r>
            <w:r w:rsidR="00B835F2">
              <w:t xml:space="preserve"> </w:t>
            </w:r>
            <w:r w:rsidRPr="00591BFF">
              <w:t>student those</w:t>
            </w:r>
          </w:p>
          <w:p w14:paraId="66B8F32A" w14:textId="77777777" w:rsidR="00591BFF" w:rsidRPr="00591BFF" w:rsidRDefault="00591BFF" w:rsidP="00591BFF">
            <w:r w:rsidRPr="00591BFF">
              <w:t>who attended</w:t>
            </w:r>
          </w:p>
          <w:p w14:paraId="60558C77" w14:textId="77777777" w:rsidR="00591BFF" w:rsidRPr="00591BFF" w:rsidRDefault="00591BFF" w:rsidP="00591BFF">
            <w:r w:rsidRPr="00591BFF">
              <w:t>the faculty’s</w:t>
            </w:r>
          </w:p>
          <w:p w14:paraId="4CFA94E2" w14:textId="77777777" w:rsidR="00591BFF" w:rsidRPr="00591BFF" w:rsidRDefault="00591BFF" w:rsidP="00591BFF">
            <w:r w:rsidRPr="00591BFF">
              <w:t>Section.</w:t>
            </w:r>
          </w:p>
          <w:p w14:paraId="442E9245" w14:textId="77777777" w:rsidR="00591BFF" w:rsidRPr="00591BFF" w:rsidRDefault="00591BFF" w:rsidP="00591BFF">
            <w:r w:rsidRPr="00591BFF">
              <w:rPr>
                <w:b/>
                <w:bCs/>
              </w:rPr>
              <w:t>Higher Authority:</w:t>
            </w:r>
          </w:p>
          <w:p w14:paraId="49AE37AF" w14:textId="77777777" w:rsidR="00591BFF" w:rsidRPr="00591BFF" w:rsidRDefault="00591BFF" w:rsidP="00591BFF">
            <w:pPr>
              <w:rPr>
                <w:b/>
                <w:bCs/>
              </w:rPr>
            </w:pPr>
            <w:r w:rsidRPr="00591BFF">
              <w:t>a) Logs into the system</w:t>
            </w:r>
          </w:p>
          <w:p w14:paraId="3B9B0D84" w14:textId="77777777" w:rsidR="00591BFF" w:rsidRPr="00591BFF" w:rsidRDefault="00591BFF" w:rsidP="00591BFF">
            <w:r w:rsidRPr="00591BFF">
              <w:t xml:space="preserve">using </w:t>
            </w:r>
            <w:proofErr w:type="gramStart"/>
            <w:r w:rsidRPr="00591BFF">
              <w:t>their</w:t>
            </w:r>
            <w:proofErr w:type="gramEnd"/>
          </w:p>
          <w:p w14:paraId="46624BBB" w14:textId="77777777" w:rsidR="00591BFF" w:rsidRPr="00591BFF" w:rsidRDefault="00591BFF" w:rsidP="00591BFF">
            <w:r w:rsidRPr="00591BFF">
              <w:t>User-ID</w:t>
            </w:r>
          </w:p>
          <w:p w14:paraId="4400296A" w14:textId="77777777" w:rsidR="00591BFF" w:rsidRPr="00591BFF" w:rsidRDefault="00591BFF" w:rsidP="00591BFF">
            <w:r w:rsidRPr="00591BFF">
              <w:t>and</w:t>
            </w:r>
          </w:p>
          <w:p w14:paraId="5541913C" w14:textId="77777777" w:rsidR="00591BFF" w:rsidRPr="00591BFF" w:rsidRDefault="00591BFF" w:rsidP="00591BFF">
            <w:r w:rsidRPr="00591BFF">
              <w:t>password.</w:t>
            </w:r>
          </w:p>
          <w:p w14:paraId="4F6DA0CF" w14:textId="77777777" w:rsidR="00591BFF" w:rsidRPr="00591BFF" w:rsidRDefault="00591BFF" w:rsidP="00591BFF">
            <w:r w:rsidRPr="00591BFF">
              <w:t>b) Inputs the</w:t>
            </w:r>
          </w:p>
          <w:p w14:paraId="3BBF0243" w14:textId="77777777" w:rsidR="00591BFF" w:rsidRPr="00591BFF" w:rsidRDefault="00591BFF" w:rsidP="00591BFF">
            <w:r w:rsidRPr="00591BFF">
              <w:t xml:space="preserve"> desired time-</w:t>
            </w:r>
          </w:p>
          <w:p w14:paraId="29C68EBF" w14:textId="77777777" w:rsidR="00591BFF" w:rsidRPr="00591BFF" w:rsidRDefault="00591BFF" w:rsidP="00591BFF">
            <w:r w:rsidRPr="00591BFF">
              <w:t>period,</w:t>
            </w:r>
          </w:p>
          <w:p w14:paraId="415EF706" w14:textId="77777777" w:rsidR="00591BFF" w:rsidRPr="00591BFF" w:rsidRDefault="00591BFF" w:rsidP="00591BFF">
            <w:r w:rsidRPr="00591BFF">
              <w:t xml:space="preserve"> School and</w:t>
            </w:r>
          </w:p>
          <w:p w14:paraId="73377F83" w14:textId="77777777" w:rsidR="00591BFF" w:rsidRPr="00591BFF" w:rsidRDefault="00591BFF" w:rsidP="00591BFF">
            <w:r w:rsidRPr="00591BFF">
              <w:t>Department</w:t>
            </w:r>
          </w:p>
          <w:p w14:paraId="3323B8BB" w14:textId="77777777" w:rsidR="00591BFF" w:rsidRPr="00591BFF" w:rsidRDefault="00591BFF" w:rsidP="00591BFF">
            <w:r w:rsidRPr="00591BFF">
              <w:t>c) View</w:t>
            </w:r>
          </w:p>
          <w:p w14:paraId="7C72A663" w14:textId="77777777" w:rsidR="00591BFF" w:rsidRPr="00591BFF" w:rsidRDefault="00591BFF" w:rsidP="00591BFF">
            <w:r w:rsidRPr="00591BFF">
              <w:t>statistically analyzed</w:t>
            </w:r>
          </w:p>
          <w:p w14:paraId="5566169B" w14:textId="77777777" w:rsidR="00591BFF" w:rsidRPr="00591BFF" w:rsidRDefault="00591BFF" w:rsidP="00591BFF">
            <w:r w:rsidRPr="00591BFF">
              <w:t>CGPA trend of students.</w:t>
            </w:r>
          </w:p>
        </w:tc>
        <w:tc>
          <w:tcPr>
            <w:tcW w:w="1313" w:type="dxa"/>
          </w:tcPr>
          <w:p w14:paraId="487E0EDA" w14:textId="77777777" w:rsidR="00591BFF" w:rsidRPr="00591BFF" w:rsidRDefault="00591BFF" w:rsidP="00591BFF">
            <w:pPr>
              <w:rPr>
                <w:b/>
                <w:bCs/>
              </w:rPr>
            </w:pPr>
          </w:p>
        </w:tc>
        <w:tc>
          <w:tcPr>
            <w:tcW w:w="1313" w:type="dxa"/>
          </w:tcPr>
          <w:p w14:paraId="270C932B"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2876A786"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6B057D6B" w14:textId="36A27CB3"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4CA9657C" w14:textId="77777777" w:rsidR="00591BFF" w:rsidRPr="00591BFF" w:rsidRDefault="00591BFF" w:rsidP="00591BFF">
            <w:pPr>
              <w:rPr>
                <w:rFonts w:eastAsia="Times New Roman" w:cstheme="minorHAnsi"/>
              </w:rPr>
            </w:pPr>
          </w:p>
          <w:p w14:paraId="19A72A61"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3D118708" w14:textId="33C6993C"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647615CC" w14:textId="77777777" w:rsidR="00591BFF" w:rsidRPr="00591BFF" w:rsidRDefault="00591BFF" w:rsidP="00591BFF">
            <w:pPr>
              <w:rPr>
                <w:rFonts w:eastAsia="Times New Roman" w:cstheme="minorHAnsi"/>
                <w:b/>
                <w:bCs/>
                <w:color w:val="000000"/>
              </w:rPr>
            </w:pPr>
          </w:p>
          <w:p w14:paraId="212F0F6C"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256F73AF"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3FB5C50F"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3B55AB0A"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608F6942" w14:textId="77777777" w:rsidR="00591BFF" w:rsidRPr="00591BFF" w:rsidRDefault="00591BFF" w:rsidP="00591BFF">
            <w:pPr>
              <w:rPr>
                <w:rFonts w:eastAsia="Times New Roman" w:cstheme="minorHAnsi"/>
              </w:rPr>
            </w:pPr>
          </w:p>
          <w:p w14:paraId="78C605E1" w14:textId="0FAAA31D"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5FDC8112"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295084F4"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11095052" w14:textId="77777777" w:rsidR="00591BFF" w:rsidRPr="00591BFF" w:rsidRDefault="00591BFF" w:rsidP="00591BFF">
            <w:pPr>
              <w:rPr>
                <w:rFonts w:cstheme="minorHAnsi"/>
              </w:rPr>
            </w:pPr>
          </w:p>
        </w:tc>
        <w:tc>
          <w:tcPr>
            <w:tcW w:w="1513" w:type="dxa"/>
          </w:tcPr>
          <w:p w14:paraId="2D5B1ECD" w14:textId="77777777" w:rsidR="00591BFF" w:rsidRPr="00591BFF" w:rsidRDefault="00591BFF" w:rsidP="00591BFF">
            <w:pPr>
              <w:rPr>
                <w:b/>
                <w:bCs/>
              </w:rPr>
            </w:pPr>
            <w:r w:rsidRPr="00591BFF">
              <w:rPr>
                <w:b/>
                <w:bCs/>
              </w:rPr>
              <w:lastRenderedPageBreak/>
              <w:t>Operating</w:t>
            </w:r>
          </w:p>
          <w:p w14:paraId="1BB95D1E" w14:textId="77777777" w:rsidR="00591BFF" w:rsidRPr="00591BFF" w:rsidRDefault="00591BFF" w:rsidP="00591BFF">
            <w:pPr>
              <w:rPr>
                <w:b/>
                <w:bCs/>
              </w:rPr>
            </w:pPr>
            <w:r w:rsidRPr="00591BFF">
              <w:rPr>
                <w:b/>
                <w:bCs/>
              </w:rPr>
              <w:t>Software</w:t>
            </w:r>
          </w:p>
          <w:p w14:paraId="3135F5AE" w14:textId="77777777" w:rsidR="00591BFF" w:rsidRPr="00591BFF" w:rsidRDefault="00591BFF" w:rsidP="00591BFF">
            <w:r w:rsidRPr="00591BFF">
              <w:t>a) The user uses it to execute SPMS 2.0</w:t>
            </w:r>
          </w:p>
          <w:p w14:paraId="7E1EED5F" w14:textId="77777777" w:rsidR="00591BFF" w:rsidRPr="00591BFF" w:rsidRDefault="00591BFF" w:rsidP="00591BFF"/>
          <w:p w14:paraId="03855B90" w14:textId="77777777" w:rsidR="00591BFF" w:rsidRPr="00591BFF" w:rsidRDefault="00591BFF" w:rsidP="00591BFF">
            <w:pPr>
              <w:rPr>
                <w:b/>
                <w:bCs/>
              </w:rPr>
            </w:pPr>
            <w:r w:rsidRPr="00591BFF">
              <w:rPr>
                <w:b/>
                <w:bCs/>
              </w:rPr>
              <w:t>SPMS2.0</w:t>
            </w:r>
          </w:p>
          <w:p w14:paraId="2E165524" w14:textId="77777777" w:rsidR="00591BFF" w:rsidRPr="00591BFF" w:rsidRDefault="00591BFF" w:rsidP="00591BFF">
            <w:r w:rsidRPr="00591BFF">
              <w:t>a) A performance trend will be generated by the software.</w:t>
            </w:r>
          </w:p>
        </w:tc>
        <w:tc>
          <w:tcPr>
            <w:tcW w:w="1530" w:type="dxa"/>
          </w:tcPr>
          <w:p w14:paraId="29CD17E7" w14:textId="77777777" w:rsidR="00591BFF" w:rsidRPr="00591BFF" w:rsidRDefault="00591BFF" w:rsidP="00591BFF">
            <w:pPr>
              <w:rPr>
                <w:b/>
                <w:bCs/>
              </w:rPr>
            </w:pPr>
            <w:r w:rsidRPr="00591BFF">
              <w:rPr>
                <w:b/>
                <w:bCs/>
              </w:rPr>
              <w:t>SPMS2.0</w:t>
            </w:r>
          </w:p>
          <w:p w14:paraId="3C1AB9E2" w14:textId="77777777" w:rsidR="00591BFF" w:rsidRPr="00591BFF" w:rsidRDefault="00591BFF" w:rsidP="00591BFF">
            <w:pPr>
              <w:rPr>
                <w:b/>
                <w:bCs/>
              </w:rPr>
            </w:pPr>
            <w:r w:rsidRPr="00591BFF">
              <w:rPr>
                <w:b/>
                <w:bCs/>
              </w:rPr>
              <w:t>Database</w:t>
            </w:r>
          </w:p>
          <w:p w14:paraId="6859D915" w14:textId="77777777" w:rsidR="00591BFF" w:rsidRPr="00591BFF" w:rsidRDefault="00591BFF" w:rsidP="00591BFF">
            <w:r w:rsidRPr="00591BFF">
              <w:t>a) Obtain performance using the database.</w:t>
            </w:r>
          </w:p>
        </w:tc>
        <w:tc>
          <w:tcPr>
            <w:tcW w:w="1350" w:type="dxa"/>
          </w:tcPr>
          <w:p w14:paraId="59E9ED7E" w14:textId="77777777" w:rsidR="00591BFF" w:rsidRPr="00591BFF" w:rsidRDefault="00591BFF" w:rsidP="00591BFF">
            <w:pPr>
              <w:rPr>
                <w:b/>
                <w:bCs/>
              </w:rPr>
            </w:pPr>
            <w:r w:rsidRPr="00591BFF">
              <w:rPr>
                <w:b/>
                <w:bCs/>
              </w:rPr>
              <w:t>Internet</w:t>
            </w:r>
          </w:p>
          <w:p w14:paraId="7E48E611" w14:textId="77777777" w:rsidR="00591BFF" w:rsidRPr="00591BFF" w:rsidRDefault="00591BFF" w:rsidP="00591BFF">
            <w:r w:rsidRPr="00591BFF">
              <w:t>a) To login into and access the SPM it is used.</w:t>
            </w:r>
          </w:p>
        </w:tc>
      </w:tr>
      <w:tr w:rsidR="00591BFF" w:rsidRPr="00591BFF" w14:paraId="75D3CE76" w14:textId="77777777" w:rsidTr="008A0968">
        <w:tc>
          <w:tcPr>
            <w:tcW w:w="1261" w:type="dxa"/>
            <w:shd w:val="clear" w:color="auto" w:fill="C5E0B3" w:themeFill="accent6" w:themeFillTint="66"/>
          </w:tcPr>
          <w:p w14:paraId="5234C5BE" w14:textId="77777777" w:rsidR="00591BFF" w:rsidRPr="00591BFF" w:rsidRDefault="00591BFF" w:rsidP="00591BFF">
            <w:r w:rsidRPr="00591BFF">
              <w:lastRenderedPageBreak/>
              <w:t>Course-wise student performance based on CGPA</w:t>
            </w:r>
          </w:p>
        </w:tc>
        <w:tc>
          <w:tcPr>
            <w:tcW w:w="1255" w:type="dxa"/>
          </w:tcPr>
          <w:p w14:paraId="4D92E9C8" w14:textId="77777777" w:rsidR="00591BFF" w:rsidRPr="00591BFF" w:rsidRDefault="00591BFF" w:rsidP="00591BFF">
            <w:pPr>
              <w:rPr>
                <w:b/>
                <w:bCs/>
              </w:rPr>
            </w:pPr>
            <w:r w:rsidRPr="00591BFF">
              <w:rPr>
                <w:b/>
                <w:bCs/>
              </w:rPr>
              <w:t>Student:</w:t>
            </w:r>
          </w:p>
          <w:p w14:paraId="181F7CBE" w14:textId="77777777" w:rsidR="00591BFF" w:rsidRPr="00591BFF" w:rsidRDefault="00591BFF" w:rsidP="00591BFF">
            <w:pPr>
              <w:rPr>
                <w:b/>
                <w:bCs/>
              </w:rPr>
            </w:pPr>
            <w:r w:rsidRPr="00591BFF">
              <w:t>a) Logs into the system</w:t>
            </w:r>
          </w:p>
          <w:p w14:paraId="0B014BC2" w14:textId="77777777" w:rsidR="00591BFF" w:rsidRPr="00591BFF" w:rsidRDefault="00591BFF" w:rsidP="00591BFF">
            <w:r w:rsidRPr="00591BFF">
              <w:t>using</w:t>
            </w:r>
          </w:p>
          <w:p w14:paraId="4BC416EF" w14:textId="77777777" w:rsidR="00591BFF" w:rsidRPr="00591BFF" w:rsidRDefault="00591BFF" w:rsidP="00591BFF">
            <w:r w:rsidRPr="00591BFF">
              <w:t>Student-ID</w:t>
            </w:r>
          </w:p>
          <w:p w14:paraId="3CB0B746" w14:textId="77777777" w:rsidR="00591BFF" w:rsidRPr="00591BFF" w:rsidRDefault="00591BFF" w:rsidP="00591BFF">
            <w:r w:rsidRPr="00591BFF">
              <w:t>and</w:t>
            </w:r>
          </w:p>
          <w:p w14:paraId="6273DA36" w14:textId="77777777" w:rsidR="00591BFF" w:rsidRPr="00591BFF" w:rsidRDefault="00591BFF" w:rsidP="00591BFF">
            <w:r w:rsidRPr="00591BFF">
              <w:t>password.</w:t>
            </w:r>
          </w:p>
          <w:p w14:paraId="11872508" w14:textId="77777777" w:rsidR="00591BFF" w:rsidRPr="00591BFF" w:rsidRDefault="00591BFF" w:rsidP="00591BFF">
            <w:r w:rsidRPr="00591BFF">
              <w:t>b) Inputs the</w:t>
            </w:r>
          </w:p>
          <w:p w14:paraId="08A46E77" w14:textId="77777777" w:rsidR="00591BFF" w:rsidRPr="00591BFF" w:rsidRDefault="00591BFF" w:rsidP="00591BFF">
            <w:r w:rsidRPr="00591BFF">
              <w:t>course</w:t>
            </w:r>
          </w:p>
          <w:p w14:paraId="272E7471" w14:textId="77777777" w:rsidR="00591BFF" w:rsidRPr="00591BFF" w:rsidRDefault="00591BFF" w:rsidP="00591BFF">
            <w:r w:rsidRPr="00591BFF">
              <w:t>c) View self</w:t>
            </w:r>
          </w:p>
          <w:p w14:paraId="3C35E925" w14:textId="77777777" w:rsidR="00591BFF" w:rsidRPr="00591BFF" w:rsidRDefault="00591BFF" w:rsidP="00591BFF">
            <w:r w:rsidRPr="00591BFF">
              <w:t>GPA for the</w:t>
            </w:r>
          </w:p>
          <w:p w14:paraId="7B3DFEF7" w14:textId="77777777" w:rsidR="00591BFF" w:rsidRPr="00591BFF" w:rsidRDefault="00591BFF" w:rsidP="00591BFF">
            <w:pPr>
              <w:rPr>
                <w:b/>
                <w:bCs/>
              </w:rPr>
            </w:pPr>
            <w:r w:rsidRPr="00591BFF">
              <w:t>course.</w:t>
            </w:r>
            <w:r w:rsidRPr="00591BFF">
              <w:br/>
            </w:r>
            <w:r w:rsidRPr="00591BFF">
              <w:rPr>
                <w:b/>
                <w:bCs/>
              </w:rPr>
              <w:t>Department Head:</w:t>
            </w:r>
          </w:p>
          <w:p w14:paraId="146B315C" w14:textId="77777777" w:rsidR="00591BFF" w:rsidRPr="00591BFF" w:rsidRDefault="00591BFF" w:rsidP="00591BFF">
            <w:pPr>
              <w:rPr>
                <w:b/>
                <w:bCs/>
              </w:rPr>
            </w:pPr>
            <w:r w:rsidRPr="00591BFF">
              <w:t>a) Logs into the System</w:t>
            </w:r>
          </w:p>
          <w:p w14:paraId="6F5151FD" w14:textId="77777777" w:rsidR="00591BFF" w:rsidRPr="00591BFF" w:rsidRDefault="00591BFF" w:rsidP="00591BFF">
            <w:r w:rsidRPr="00591BFF">
              <w:t>using User-ID and</w:t>
            </w:r>
          </w:p>
          <w:p w14:paraId="1DC34043" w14:textId="77777777" w:rsidR="00591BFF" w:rsidRPr="00591BFF" w:rsidRDefault="00591BFF" w:rsidP="00591BFF">
            <w:r w:rsidRPr="00591BFF">
              <w:t>password.</w:t>
            </w:r>
          </w:p>
          <w:p w14:paraId="66850CCD" w14:textId="77777777" w:rsidR="00591BFF" w:rsidRPr="00591BFF" w:rsidRDefault="00591BFF" w:rsidP="00591BFF">
            <w:r w:rsidRPr="00591BFF">
              <w:t>b) Inputs the desired time-</w:t>
            </w:r>
          </w:p>
          <w:p w14:paraId="1948F2BC" w14:textId="77777777" w:rsidR="00591BFF" w:rsidRPr="00591BFF" w:rsidRDefault="00591BFF" w:rsidP="00591BFF">
            <w:r w:rsidRPr="00591BFF">
              <w:t>period</w:t>
            </w:r>
          </w:p>
          <w:p w14:paraId="1E94DD1B" w14:textId="77777777" w:rsidR="00591BFF" w:rsidRPr="00591BFF" w:rsidRDefault="00591BFF" w:rsidP="00591BFF">
            <w:r w:rsidRPr="00591BFF">
              <w:t>Course-ID</w:t>
            </w:r>
          </w:p>
          <w:p w14:paraId="4FF3213C" w14:textId="77777777" w:rsidR="00591BFF" w:rsidRPr="00591BFF" w:rsidRDefault="00591BFF" w:rsidP="00591BFF">
            <w:r w:rsidRPr="00591BFF">
              <w:t>c) View statistically analyzed</w:t>
            </w:r>
          </w:p>
          <w:p w14:paraId="3D4EDF20" w14:textId="77777777" w:rsidR="00591BFF" w:rsidRPr="00591BFF" w:rsidRDefault="00591BFF" w:rsidP="00591BFF">
            <w:r w:rsidRPr="00591BFF">
              <w:t>GPA trend of</w:t>
            </w:r>
          </w:p>
          <w:p w14:paraId="15D2B0C9" w14:textId="77777777" w:rsidR="00591BFF" w:rsidRPr="00591BFF" w:rsidRDefault="00591BFF" w:rsidP="00591BFF">
            <w:r w:rsidRPr="00591BFF">
              <w:t>Students.</w:t>
            </w:r>
          </w:p>
          <w:p w14:paraId="4ED4C08C" w14:textId="77777777" w:rsidR="00591BFF" w:rsidRPr="00591BFF" w:rsidRDefault="00591BFF" w:rsidP="00591BFF">
            <w:pPr>
              <w:rPr>
                <w:b/>
                <w:bCs/>
              </w:rPr>
            </w:pPr>
            <w:r w:rsidRPr="00591BFF">
              <w:rPr>
                <w:b/>
                <w:bCs/>
              </w:rPr>
              <w:t>Registrar’s office:</w:t>
            </w:r>
          </w:p>
          <w:p w14:paraId="52EB972C" w14:textId="77777777" w:rsidR="00591BFF" w:rsidRPr="00591BFF" w:rsidRDefault="00591BFF" w:rsidP="00591BFF">
            <w:pPr>
              <w:rPr>
                <w:b/>
                <w:bCs/>
              </w:rPr>
            </w:pPr>
            <w:r w:rsidRPr="00591BFF">
              <w:t>a) Logs into the System</w:t>
            </w:r>
          </w:p>
          <w:p w14:paraId="3313446F" w14:textId="77777777" w:rsidR="00591BFF" w:rsidRPr="00591BFF" w:rsidRDefault="00591BFF" w:rsidP="00591BFF">
            <w:r w:rsidRPr="00591BFF">
              <w:t>using</w:t>
            </w:r>
          </w:p>
          <w:p w14:paraId="05351AD0" w14:textId="77777777" w:rsidR="00591BFF" w:rsidRPr="00591BFF" w:rsidRDefault="00591BFF" w:rsidP="00591BFF">
            <w:r w:rsidRPr="00591BFF">
              <w:t>Admin-ID and</w:t>
            </w:r>
          </w:p>
          <w:p w14:paraId="615251C9" w14:textId="77777777" w:rsidR="00591BFF" w:rsidRPr="00591BFF" w:rsidRDefault="00591BFF" w:rsidP="00591BFF">
            <w:r w:rsidRPr="00591BFF">
              <w:t>password.</w:t>
            </w:r>
          </w:p>
          <w:p w14:paraId="2E187D03" w14:textId="77777777" w:rsidR="00591BFF" w:rsidRPr="00591BFF" w:rsidRDefault="00591BFF" w:rsidP="00591BFF">
            <w:r w:rsidRPr="00591BFF">
              <w:t>b) Inputs the</w:t>
            </w:r>
          </w:p>
          <w:p w14:paraId="7C80B2A1" w14:textId="77777777" w:rsidR="00591BFF" w:rsidRPr="00591BFF" w:rsidRDefault="00591BFF" w:rsidP="00591BFF">
            <w:r w:rsidRPr="00591BFF">
              <w:t>desired time</w:t>
            </w:r>
          </w:p>
          <w:p w14:paraId="7051C2D2" w14:textId="77777777" w:rsidR="00591BFF" w:rsidRPr="00591BFF" w:rsidRDefault="00591BFF" w:rsidP="00591BFF">
            <w:r w:rsidRPr="00591BFF">
              <w:t>-period and</w:t>
            </w:r>
          </w:p>
          <w:p w14:paraId="0BABE7B5" w14:textId="77777777" w:rsidR="00591BFF" w:rsidRPr="00591BFF" w:rsidRDefault="00591BFF" w:rsidP="00591BFF">
            <w:r w:rsidRPr="00591BFF">
              <w:t>coursed</w:t>
            </w:r>
          </w:p>
          <w:p w14:paraId="5CE4B024" w14:textId="77777777" w:rsidR="00591BFF" w:rsidRPr="00591BFF" w:rsidRDefault="00591BFF" w:rsidP="00591BFF">
            <w:r w:rsidRPr="00591BFF">
              <w:t>c) view</w:t>
            </w:r>
          </w:p>
          <w:p w14:paraId="4C46476B" w14:textId="77777777" w:rsidR="00591BFF" w:rsidRPr="00591BFF" w:rsidRDefault="00591BFF" w:rsidP="00591BFF">
            <w:r w:rsidRPr="00591BFF">
              <w:t>statistically analyzed</w:t>
            </w:r>
          </w:p>
          <w:p w14:paraId="3F2EB4C1" w14:textId="77777777" w:rsidR="00591BFF" w:rsidRPr="00591BFF" w:rsidRDefault="00591BFF" w:rsidP="00591BFF">
            <w:r w:rsidRPr="00591BFF">
              <w:t>GPA trend of</w:t>
            </w:r>
          </w:p>
          <w:p w14:paraId="7DD924A1" w14:textId="77777777" w:rsidR="00591BFF" w:rsidRPr="00591BFF" w:rsidRDefault="00591BFF" w:rsidP="00591BFF">
            <w:r w:rsidRPr="00591BFF">
              <w:t>students.</w:t>
            </w:r>
          </w:p>
          <w:p w14:paraId="0E5F307F" w14:textId="77777777" w:rsidR="00591BFF" w:rsidRPr="00591BFF" w:rsidRDefault="00591BFF" w:rsidP="00591BFF">
            <w:pPr>
              <w:rPr>
                <w:b/>
                <w:bCs/>
              </w:rPr>
            </w:pPr>
            <w:r w:rsidRPr="00591BFF">
              <w:rPr>
                <w:b/>
                <w:bCs/>
              </w:rPr>
              <w:lastRenderedPageBreak/>
              <w:t>Faculty:</w:t>
            </w:r>
          </w:p>
          <w:p w14:paraId="74D44349" w14:textId="77777777" w:rsidR="00591BFF" w:rsidRPr="00591BFF" w:rsidRDefault="00591BFF" w:rsidP="00591BFF">
            <w:r w:rsidRPr="00591BFF">
              <w:t>a) Logs into the System</w:t>
            </w:r>
          </w:p>
          <w:p w14:paraId="0E264ED8" w14:textId="77777777" w:rsidR="00591BFF" w:rsidRPr="00591BFF" w:rsidRDefault="00591BFF" w:rsidP="00591BFF">
            <w:r w:rsidRPr="00591BFF">
              <w:t>using</w:t>
            </w:r>
          </w:p>
          <w:p w14:paraId="6EAB69BE" w14:textId="77777777" w:rsidR="00591BFF" w:rsidRPr="00591BFF" w:rsidRDefault="00591BFF" w:rsidP="00591BFF">
            <w:r w:rsidRPr="00591BFF">
              <w:t>Faculty-ID</w:t>
            </w:r>
          </w:p>
          <w:p w14:paraId="41047D7B" w14:textId="77777777" w:rsidR="00591BFF" w:rsidRPr="00591BFF" w:rsidRDefault="00591BFF" w:rsidP="00591BFF">
            <w:r w:rsidRPr="00591BFF">
              <w:t>and</w:t>
            </w:r>
          </w:p>
          <w:p w14:paraId="644EC168" w14:textId="77777777" w:rsidR="00591BFF" w:rsidRPr="00591BFF" w:rsidRDefault="00591BFF" w:rsidP="00591BFF">
            <w:r w:rsidRPr="00591BFF">
              <w:t>password.</w:t>
            </w:r>
          </w:p>
          <w:p w14:paraId="3C5E97EF" w14:textId="77777777" w:rsidR="00591BFF" w:rsidRPr="00591BFF" w:rsidRDefault="00591BFF" w:rsidP="00591BFF">
            <w:r w:rsidRPr="00591BFF">
              <w:t>b) Inputs the</w:t>
            </w:r>
          </w:p>
          <w:p w14:paraId="13F78DE9" w14:textId="77777777" w:rsidR="00591BFF" w:rsidRPr="00591BFF" w:rsidRDefault="00591BFF" w:rsidP="00591BFF">
            <w:r w:rsidRPr="00591BFF">
              <w:t>desired time</w:t>
            </w:r>
          </w:p>
          <w:p w14:paraId="1B0BCE35" w14:textId="77777777" w:rsidR="00591BFF" w:rsidRPr="00591BFF" w:rsidRDefault="00591BFF" w:rsidP="00591BFF">
            <w:r w:rsidRPr="00591BFF">
              <w:t>-</w:t>
            </w:r>
          </w:p>
          <w:p w14:paraId="2EF28153" w14:textId="77777777" w:rsidR="00591BFF" w:rsidRPr="00591BFF" w:rsidRDefault="00591BFF" w:rsidP="00591BFF">
            <w:r w:rsidRPr="00591BFF">
              <w:t>period</w:t>
            </w:r>
          </w:p>
          <w:p w14:paraId="28581E3A" w14:textId="77777777" w:rsidR="00591BFF" w:rsidRPr="00591BFF" w:rsidRDefault="00591BFF" w:rsidP="00591BFF">
            <w:r w:rsidRPr="00591BFF">
              <w:t>Course-ID</w:t>
            </w:r>
          </w:p>
          <w:p w14:paraId="578C5F13" w14:textId="77777777" w:rsidR="00591BFF" w:rsidRPr="00591BFF" w:rsidRDefault="00591BFF" w:rsidP="00591BFF">
            <w:r w:rsidRPr="00591BFF">
              <w:t>under the</w:t>
            </w:r>
          </w:p>
          <w:p w14:paraId="3F284B19" w14:textId="77777777" w:rsidR="00591BFF" w:rsidRPr="00591BFF" w:rsidRDefault="00591BFF" w:rsidP="00591BFF">
            <w:r w:rsidRPr="00591BFF">
              <w:t>faculty</w:t>
            </w:r>
          </w:p>
          <w:p w14:paraId="07D5C6D7" w14:textId="77777777" w:rsidR="00591BFF" w:rsidRPr="00591BFF" w:rsidRDefault="00591BFF" w:rsidP="00591BFF">
            <w:r w:rsidRPr="00591BFF">
              <w:t>c)view</w:t>
            </w:r>
          </w:p>
          <w:p w14:paraId="2F39E7E5" w14:textId="77777777" w:rsidR="00591BFF" w:rsidRPr="00591BFF" w:rsidRDefault="00591BFF" w:rsidP="00591BFF">
            <w:r w:rsidRPr="00591BFF">
              <w:t>statistically analyzed</w:t>
            </w:r>
          </w:p>
          <w:p w14:paraId="5B820219" w14:textId="77777777" w:rsidR="00591BFF" w:rsidRPr="00591BFF" w:rsidRDefault="00591BFF" w:rsidP="00591BFF">
            <w:r w:rsidRPr="00591BFF">
              <w:t>GPA trend of</w:t>
            </w:r>
          </w:p>
          <w:p w14:paraId="259764FB" w14:textId="77777777" w:rsidR="00591BFF" w:rsidRPr="00591BFF" w:rsidRDefault="00591BFF" w:rsidP="00591BFF">
            <w:r w:rsidRPr="00591BFF">
              <w:t>students who faculty’s</w:t>
            </w:r>
          </w:p>
          <w:p w14:paraId="3C09BA3D" w14:textId="77777777" w:rsidR="00591BFF" w:rsidRPr="00591BFF" w:rsidRDefault="00591BFF" w:rsidP="00591BFF">
            <w:r w:rsidRPr="00591BFF">
              <w:t>section.</w:t>
            </w:r>
          </w:p>
          <w:p w14:paraId="5C3A93D2" w14:textId="77777777" w:rsidR="00591BFF" w:rsidRPr="00591BFF" w:rsidRDefault="00591BFF" w:rsidP="00591BFF">
            <w:pPr>
              <w:rPr>
                <w:b/>
                <w:bCs/>
              </w:rPr>
            </w:pPr>
            <w:r w:rsidRPr="00591BFF">
              <w:rPr>
                <w:b/>
                <w:bCs/>
              </w:rPr>
              <w:t>Higher Authority:</w:t>
            </w:r>
          </w:p>
          <w:p w14:paraId="4E45BB13" w14:textId="77777777" w:rsidR="00591BFF" w:rsidRPr="00591BFF" w:rsidRDefault="00591BFF" w:rsidP="00591BFF">
            <w:r w:rsidRPr="00591BFF">
              <w:t>a) Logs into</w:t>
            </w:r>
          </w:p>
          <w:p w14:paraId="6426B54C" w14:textId="77777777" w:rsidR="00591BFF" w:rsidRPr="00591BFF" w:rsidRDefault="00591BFF" w:rsidP="00591BFF">
            <w:r w:rsidRPr="00591BFF">
              <w:t>the system</w:t>
            </w:r>
          </w:p>
          <w:p w14:paraId="3C0605F1" w14:textId="77777777" w:rsidR="00591BFF" w:rsidRPr="00591BFF" w:rsidRDefault="00591BFF" w:rsidP="00591BFF">
            <w:r w:rsidRPr="00591BFF">
              <w:t xml:space="preserve">using </w:t>
            </w:r>
            <w:proofErr w:type="gramStart"/>
            <w:r w:rsidRPr="00591BFF">
              <w:t>their</w:t>
            </w:r>
            <w:proofErr w:type="gramEnd"/>
          </w:p>
          <w:p w14:paraId="4E1EC684" w14:textId="77777777" w:rsidR="00591BFF" w:rsidRPr="00591BFF" w:rsidRDefault="00591BFF" w:rsidP="00591BFF">
            <w:r w:rsidRPr="00591BFF">
              <w:t>User-ID</w:t>
            </w:r>
          </w:p>
          <w:p w14:paraId="0DB2993D" w14:textId="77777777" w:rsidR="00591BFF" w:rsidRPr="00591BFF" w:rsidRDefault="00591BFF" w:rsidP="00591BFF">
            <w:r w:rsidRPr="00591BFF">
              <w:t>and</w:t>
            </w:r>
          </w:p>
          <w:p w14:paraId="17AD6020" w14:textId="77777777" w:rsidR="00591BFF" w:rsidRPr="00591BFF" w:rsidRDefault="00591BFF" w:rsidP="00591BFF">
            <w:r w:rsidRPr="00591BFF">
              <w:t>password.</w:t>
            </w:r>
          </w:p>
          <w:p w14:paraId="714D707B" w14:textId="77777777" w:rsidR="00591BFF" w:rsidRPr="00591BFF" w:rsidRDefault="00591BFF" w:rsidP="00591BFF">
            <w:r w:rsidRPr="00591BFF">
              <w:t>b) Inputs the</w:t>
            </w:r>
          </w:p>
          <w:p w14:paraId="42E11C1D" w14:textId="77777777" w:rsidR="00591BFF" w:rsidRPr="00591BFF" w:rsidRDefault="00591BFF" w:rsidP="00591BFF">
            <w:r w:rsidRPr="00591BFF">
              <w:t>desired time-</w:t>
            </w:r>
          </w:p>
          <w:p w14:paraId="51006112" w14:textId="77777777" w:rsidR="00591BFF" w:rsidRPr="00591BFF" w:rsidRDefault="00591BFF" w:rsidP="00591BFF">
            <w:r w:rsidRPr="00591BFF">
              <w:t>period and</w:t>
            </w:r>
          </w:p>
          <w:p w14:paraId="1698D5E5" w14:textId="77777777" w:rsidR="00591BFF" w:rsidRPr="00591BFF" w:rsidRDefault="00591BFF" w:rsidP="00591BFF">
            <w:r w:rsidRPr="00591BFF">
              <w:t xml:space="preserve"> Course-ID</w:t>
            </w:r>
          </w:p>
          <w:p w14:paraId="00526A51" w14:textId="77777777" w:rsidR="00591BFF" w:rsidRPr="00591BFF" w:rsidRDefault="00591BFF" w:rsidP="00591BFF">
            <w:r w:rsidRPr="00591BFF">
              <w:t>c)View</w:t>
            </w:r>
          </w:p>
          <w:p w14:paraId="74C55AC6" w14:textId="77777777" w:rsidR="00591BFF" w:rsidRPr="00591BFF" w:rsidRDefault="00591BFF" w:rsidP="00591BFF">
            <w:r w:rsidRPr="00591BFF">
              <w:t>statistically analyzed</w:t>
            </w:r>
          </w:p>
          <w:p w14:paraId="5238445B" w14:textId="77777777" w:rsidR="00591BFF" w:rsidRPr="00591BFF" w:rsidRDefault="00591BFF" w:rsidP="00591BFF">
            <w:r w:rsidRPr="00591BFF">
              <w:t>GPA trend of</w:t>
            </w:r>
          </w:p>
          <w:p w14:paraId="53A34AF9" w14:textId="77777777" w:rsidR="00591BFF" w:rsidRPr="00591BFF" w:rsidRDefault="00591BFF" w:rsidP="00591BFF">
            <w:r w:rsidRPr="00591BFF">
              <w:t>students for that specific</w:t>
            </w:r>
          </w:p>
          <w:p w14:paraId="3A800C39" w14:textId="77777777" w:rsidR="00591BFF" w:rsidRPr="00591BFF" w:rsidRDefault="00591BFF" w:rsidP="00591BFF">
            <w:r w:rsidRPr="00591BFF">
              <w:t>course.</w:t>
            </w:r>
          </w:p>
          <w:p w14:paraId="5D61B169" w14:textId="77777777" w:rsidR="00591BFF" w:rsidRPr="00591BFF" w:rsidRDefault="00591BFF" w:rsidP="00591BFF">
            <w:pPr>
              <w:rPr>
                <w:b/>
                <w:bCs/>
              </w:rPr>
            </w:pPr>
          </w:p>
        </w:tc>
        <w:tc>
          <w:tcPr>
            <w:tcW w:w="1313" w:type="dxa"/>
          </w:tcPr>
          <w:p w14:paraId="07DFE6A9" w14:textId="77777777" w:rsidR="00591BFF" w:rsidRPr="00591BFF" w:rsidRDefault="00591BFF" w:rsidP="00591BFF"/>
        </w:tc>
        <w:tc>
          <w:tcPr>
            <w:tcW w:w="1313" w:type="dxa"/>
          </w:tcPr>
          <w:p w14:paraId="33A088E2"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30B01561"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6E30E474" w14:textId="23615AA5"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64B93B83" w14:textId="77777777" w:rsidR="00591BFF" w:rsidRPr="00591BFF" w:rsidRDefault="00591BFF" w:rsidP="00591BFF">
            <w:pPr>
              <w:rPr>
                <w:rFonts w:eastAsia="Times New Roman" w:cstheme="minorHAnsi"/>
              </w:rPr>
            </w:pPr>
          </w:p>
          <w:p w14:paraId="312CF6B8"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2501BA6D" w14:textId="0E917DDF" w:rsidR="00591BFF" w:rsidRPr="00591BFF" w:rsidRDefault="00B835F2" w:rsidP="00591BFF">
            <w:pPr>
              <w:rPr>
                <w:rFonts w:eastAsia="Times New Roman" w:cstheme="minorHAnsi"/>
                <w:b/>
                <w:bCs/>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4E59A94F" w14:textId="77777777" w:rsidR="00591BFF" w:rsidRPr="00591BFF" w:rsidRDefault="00591BFF" w:rsidP="00591BFF">
            <w:pPr>
              <w:rPr>
                <w:rFonts w:eastAsia="Times New Roman" w:cstheme="minorHAnsi"/>
                <w:b/>
                <w:bCs/>
                <w:color w:val="000000"/>
              </w:rPr>
            </w:pPr>
          </w:p>
          <w:p w14:paraId="60C12100"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6C1BED04"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0660A180"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44206678"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w:t>
            </w:r>
          </w:p>
          <w:p w14:paraId="2A07E190" w14:textId="4920450E"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0B650E3C"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3EDFBAC3"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280C8FB3" w14:textId="77777777" w:rsidR="00591BFF" w:rsidRPr="00591BFF" w:rsidRDefault="00591BFF" w:rsidP="00591BFF">
            <w:pPr>
              <w:rPr>
                <w:rFonts w:cstheme="minorHAnsi"/>
              </w:rPr>
            </w:pPr>
          </w:p>
        </w:tc>
        <w:tc>
          <w:tcPr>
            <w:tcW w:w="1513" w:type="dxa"/>
          </w:tcPr>
          <w:p w14:paraId="04F19D19" w14:textId="77777777" w:rsidR="00591BFF" w:rsidRPr="00591BFF" w:rsidRDefault="00591BFF" w:rsidP="00591BFF">
            <w:pPr>
              <w:rPr>
                <w:b/>
                <w:bCs/>
              </w:rPr>
            </w:pPr>
            <w:r w:rsidRPr="00591BFF">
              <w:rPr>
                <w:b/>
                <w:bCs/>
              </w:rPr>
              <w:t>SPMS2.0</w:t>
            </w:r>
          </w:p>
          <w:p w14:paraId="44247E1B" w14:textId="77777777" w:rsidR="00591BFF" w:rsidRPr="00591BFF" w:rsidRDefault="00591BFF" w:rsidP="00591BFF">
            <w:r w:rsidRPr="00591BFF">
              <w:t>a) A performance trend based on GPA will be generated by the software.</w:t>
            </w:r>
          </w:p>
        </w:tc>
        <w:tc>
          <w:tcPr>
            <w:tcW w:w="1530" w:type="dxa"/>
          </w:tcPr>
          <w:p w14:paraId="4706AA39" w14:textId="77777777" w:rsidR="00591BFF" w:rsidRPr="00591BFF" w:rsidRDefault="00591BFF" w:rsidP="00591BFF">
            <w:pPr>
              <w:rPr>
                <w:b/>
                <w:bCs/>
              </w:rPr>
            </w:pPr>
            <w:r w:rsidRPr="00591BFF">
              <w:rPr>
                <w:b/>
                <w:bCs/>
              </w:rPr>
              <w:t>SPMS2.0</w:t>
            </w:r>
          </w:p>
          <w:p w14:paraId="65BD336F" w14:textId="77777777" w:rsidR="00591BFF" w:rsidRPr="00591BFF" w:rsidRDefault="00591BFF" w:rsidP="00591BFF">
            <w:r w:rsidRPr="00591BFF">
              <w:rPr>
                <w:b/>
                <w:bCs/>
              </w:rPr>
              <w:t>Database</w:t>
            </w:r>
          </w:p>
          <w:p w14:paraId="266B044A" w14:textId="77777777" w:rsidR="00591BFF" w:rsidRPr="00591BFF" w:rsidRDefault="00591BFF" w:rsidP="00591BFF">
            <w:r w:rsidRPr="00591BFF">
              <w:t>a) Here, the performance will be stored and updated.</w:t>
            </w:r>
          </w:p>
        </w:tc>
        <w:tc>
          <w:tcPr>
            <w:tcW w:w="1350" w:type="dxa"/>
          </w:tcPr>
          <w:p w14:paraId="729051FD" w14:textId="77777777" w:rsidR="00591BFF" w:rsidRPr="00591BFF" w:rsidRDefault="00591BFF" w:rsidP="00591BFF">
            <w:r w:rsidRPr="00591BFF">
              <w:rPr>
                <w:b/>
                <w:bCs/>
              </w:rPr>
              <w:t>Internet</w:t>
            </w:r>
          </w:p>
          <w:p w14:paraId="25A63F36" w14:textId="77777777" w:rsidR="00591BFF" w:rsidRPr="00591BFF" w:rsidRDefault="00591BFF" w:rsidP="00591BFF">
            <w:r w:rsidRPr="00591BFF">
              <w:t>a) To login into and access the SPM it is used.</w:t>
            </w:r>
          </w:p>
        </w:tc>
      </w:tr>
      <w:tr w:rsidR="00591BFF" w:rsidRPr="00591BFF" w14:paraId="62D1F95D" w14:textId="77777777" w:rsidTr="008A0968">
        <w:tc>
          <w:tcPr>
            <w:tcW w:w="1261" w:type="dxa"/>
            <w:shd w:val="clear" w:color="auto" w:fill="C5E0B3" w:themeFill="accent6" w:themeFillTint="66"/>
          </w:tcPr>
          <w:p w14:paraId="59A46885" w14:textId="77777777" w:rsidR="00591BFF" w:rsidRPr="00591BFF" w:rsidRDefault="00591BFF" w:rsidP="00591BFF">
            <w:r w:rsidRPr="00591BFF">
              <w:t xml:space="preserve">Selective Number of </w:t>
            </w:r>
            <w:r w:rsidRPr="00591BFF">
              <w:lastRenderedPageBreak/>
              <w:t>Instructor-wise student performance based on the GPA</w:t>
            </w:r>
          </w:p>
        </w:tc>
        <w:tc>
          <w:tcPr>
            <w:tcW w:w="1255" w:type="dxa"/>
          </w:tcPr>
          <w:p w14:paraId="134AA6A3" w14:textId="77777777" w:rsidR="00591BFF" w:rsidRPr="00591BFF" w:rsidRDefault="00591BFF" w:rsidP="00591BFF">
            <w:r w:rsidRPr="00591BFF">
              <w:rPr>
                <w:b/>
                <w:bCs/>
              </w:rPr>
              <w:lastRenderedPageBreak/>
              <w:t xml:space="preserve">Department Head: </w:t>
            </w:r>
          </w:p>
          <w:p w14:paraId="31E77968" w14:textId="77777777" w:rsidR="00591BFF" w:rsidRPr="00591BFF" w:rsidRDefault="00591BFF" w:rsidP="00591BFF">
            <w:r w:rsidRPr="00591BFF">
              <w:lastRenderedPageBreak/>
              <w:t>a) Logs into the system</w:t>
            </w:r>
          </w:p>
          <w:p w14:paraId="18295B7B" w14:textId="77777777" w:rsidR="00591BFF" w:rsidRPr="00591BFF" w:rsidRDefault="00591BFF" w:rsidP="00591BFF">
            <w:r w:rsidRPr="00591BFF">
              <w:t>using User-ID and</w:t>
            </w:r>
          </w:p>
          <w:p w14:paraId="05A74937" w14:textId="77777777" w:rsidR="00591BFF" w:rsidRPr="00591BFF" w:rsidRDefault="00591BFF" w:rsidP="00591BFF">
            <w:r w:rsidRPr="00591BFF">
              <w:t>password.</w:t>
            </w:r>
          </w:p>
          <w:p w14:paraId="7DB07A0D" w14:textId="77777777" w:rsidR="00591BFF" w:rsidRPr="00591BFF" w:rsidRDefault="00591BFF" w:rsidP="00591BFF">
            <w:r w:rsidRPr="00591BFF">
              <w:t>b) Inputs the</w:t>
            </w:r>
          </w:p>
          <w:p w14:paraId="764731F7" w14:textId="77777777" w:rsidR="00591BFF" w:rsidRPr="00591BFF" w:rsidRDefault="00591BFF" w:rsidP="00591BFF">
            <w:r w:rsidRPr="00591BFF">
              <w:t>desired time-</w:t>
            </w:r>
          </w:p>
          <w:p w14:paraId="2454CAA4" w14:textId="77777777" w:rsidR="00591BFF" w:rsidRPr="00591BFF" w:rsidRDefault="00591BFF" w:rsidP="00591BFF">
            <w:r w:rsidRPr="00591BFF">
              <w:t>period</w:t>
            </w:r>
          </w:p>
          <w:p w14:paraId="63EEBD6F" w14:textId="77777777" w:rsidR="00591BFF" w:rsidRPr="00591BFF" w:rsidRDefault="00591BFF" w:rsidP="00591BFF">
            <w:r w:rsidRPr="00591BFF">
              <w:t>Course-ID</w:t>
            </w:r>
          </w:p>
          <w:p w14:paraId="58E62C94" w14:textId="77777777" w:rsidR="00591BFF" w:rsidRPr="00591BFF" w:rsidRDefault="00591BFF" w:rsidP="00591BFF">
            <w:r w:rsidRPr="00591BFF">
              <w:t>c)View</w:t>
            </w:r>
          </w:p>
          <w:p w14:paraId="11492121" w14:textId="77777777" w:rsidR="00591BFF" w:rsidRPr="00591BFF" w:rsidRDefault="00591BFF" w:rsidP="00591BFF">
            <w:r w:rsidRPr="00591BFF">
              <w:t>statistically</w:t>
            </w:r>
          </w:p>
          <w:p w14:paraId="3D88B007" w14:textId="77777777" w:rsidR="00591BFF" w:rsidRPr="00591BFF" w:rsidRDefault="00591BFF" w:rsidP="00591BFF">
            <w:r w:rsidRPr="00591BFF">
              <w:t>analyzed</w:t>
            </w:r>
          </w:p>
          <w:p w14:paraId="3FD5C97F" w14:textId="77777777" w:rsidR="00591BFF" w:rsidRPr="00591BFF" w:rsidRDefault="00591BFF" w:rsidP="00591BFF">
            <w:r w:rsidRPr="00591BFF">
              <w:t>GPA trend of</w:t>
            </w:r>
          </w:p>
          <w:p w14:paraId="079FD585" w14:textId="77777777" w:rsidR="00591BFF" w:rsidRPr="00591BFF" w:rsidRDefault="00591BFF" w:rsidP="00591BFF">
            <w:r w:rsidRPr="00591BFF">
              <w:t>students for a</w:t>
            </w:r>
          </w:p>
          <w:p w14:paraId="19CF14A1" w14:textId="77777777" w:rsidR="00591BFF" w:rsidRPr="00591BFF" w:rsidRDefault="00591BFF" w:rsidP="00591BFF">
            <w:r w:rsidRPr="00591BFF">
              <w:t>selective</w:t>
            </w:r>
          </w:p>
          <w:p w14:paraId="385718A4" w14:textId="77777777" w:rsidR="00591BFF" w:rsidRPr="00591BFF" w:rsidRDefault="00591BFF" w:rsidP="00591BFF">
            <w:r w:rsidRPr="00591BFF">
              <w:t>number of</w:t>
            </w:r>
          </w:p>
          <w:p w14:paraId="00590F3E" w14:textId="77777777" w:rsidR="00591BFF" w:rsidRPr="00591BFF" w:rsidRDefault="00591BFF" w:rsidP="00591BFF">
            <w:r w:rsidRPr="00591BFF">
              <w:t>Instructors.</w:t>
            </w:r>
          </w:p>
          <w:p w14:paraId="73AA71D2" w14:textId="77777777" w:rsidR="00591BFF" w:rsidRPr="00591BFF" w:rsidRDefault="00591BFF" w:rsidP="00591BFF">
            <w:pPr>
              <w:rPr>
                <w:b/>
                <w:bCs/>
              </w:rPr>
            </w:pPr>
            <w:r w:rsidRPr="00591BFF">
              <w:rPr>
                <w:b/>
                <w:bCs/>
              </w:rPr>
              <w:t>Registrar’s office:</w:t>
            </w:r>
          </w:p>
          <w:p w14:paraId="6CDD7D40" w14:textId="77777777" w:rsidR="00591BFF" w:rsidRPr="00591BFF" w:rsidRDefault="00591BFF" w:rsidP="00591BFF">
            <w:r w:rsidRPr="00591BFF">
              <w:t>a) Logs into the system</w:t>
            </w:r>
          </w:p>
          <w:p w14:paraId="081AE123" w14:textId="77777777" w:rsidR="00591BFF" w:rsidRPr="00591BFF" w:rsidRDefault="00591BFF" w:rsidP="00591BFF">
            <w:r w:rsidRPr="00591BFF">
              <w:t>using</w:t>
            </w:r>
          </w:p>
          <w:p w14:paraId="0A3BA9F3" w14:textId="77777777" w:rsidR="00591BFF" w:rsidRPr="00591BFF" w:rsidRDefault="00591BFF" w:rsidP="00591BFF">
            <w:r w:rsidRPr="00591BFF">
              <w:t>Admin-ID and</w:t>
            </w:r>
          </w:p>
          <w:p w14:paraId="2DF38587" w14:textId="77777777" w:rsidR="00591BFF" w:rsidRPr="00591BFF" w:rsidRDefault="00591BFF" w:rsidP="00591BFF">
            <w:r w:rsidRPr="00591BFF">
              <w:t>password.</w:t>
            </w:r>
          </w:p>
          <w:p w14:paraId="725652FF" w14:textId="77777777" w:rsidR="00591BFF" w:rsidRPr="00591BFF" w:rsidRDefault="00591BFF" w:rsidP="00591BFF">
            <w:r w:rsidRPr="00591BFF">
              <w:t>b) Inputs the</w:t>
            </w:r>
          </w:p>
          <w:p w14:paraId="74BB015C" w14:textId="77777777" w:rsidR="00591BFF" w:rsidRPr="00591BFF" w:rsidRDefault="00591BFF" w:rsidP="00591BFF">
            <w:r w:rsidRPr="00591BFF">
              <w:t>desired time-</w:t>
            </w:r>
          </w:p>
          <w:p w14:paraId="45302906" w14:textId="77777777" w:rsidR="00591BFF" w:rsidRPr="00591BFF" w:rsidRDefault="00591BFF" w:rsidP="00591BFF">
            <w:r w:rsidRPr="00591BFF">
              <w:t>period</w:t>
            </w:r>
          </w:p>
          <w:p w14:paraId="63A295BB" w14:textId="77777777" w:rsidR="00591BFF" w:rsidRPr="00591BFF" w:rsidRDefault="00591BFF" w:rsidP="00591BFF">
            <w:r w:rsidRPr="00591BFF">
              <w:t>Course-ID</w:t>
            </w:r>
          </w:p>
          <w:p w14:paraId="6F571CDE" w14:textId="77777777" w:rsidR="00591BFF" w:rsidRPr="00591BFF" w:rsidRDefault="00591BFF" w:rsidP="00591BFF">
            <w:r w:rsidRPr="00591BFF">
              <w:t>c) View</w:t>
            </w:r>
          </w:p>
          <w:p w14:paraId="7BFB6D1A" w14:textId="77777777" w:rsidR="00591BFF" w:rsidRPr="00591BFF" w:rsidRDefault="00591BFF" w:rsidP="00591BFF">
            <w:r w:rsidRPr="00591BFF">
              <w:t>statistically</w:t>
            </w:r>
          </w:p>
          <w:p w14:paraId="77957368" w14:textId="77777777" w:rsidR="00591BFF" w:rsidRPr="00591BFF" w:rsidRDefault="00591BFF" w:rsidP="00591BFF">
            <w:r w:rsidRPr="00591BFF">
              <w:t>analyzed</w:t>
            </w:r>
          </w:p>
          <w:p w14:paraId="3B794B73" w14:textId="77777777" w:rsidR="00591BFF" w:rsidRPr="00591BFF" w:rsidRDefault="00591BFF" w:rsidP="00591BFF">
            <w:r w:rsidRPr="00591BFF">
              <w:t>GPA trend of</w:t>
            </w:r>
          </w:p>
          <w:p w14:paraId="37505F8F" w14:textId="77777777" w:rsidR="00591BFF" w:rsidRPr="00591BFF" w:rsidRDefault="00591BFF" w:rsidP="00591BFF">
            <w:r w:rsidRPr="00591BFF">
              <w:t>students for a</w:t>
            </w:r>
          </w:p>
          <w:p w14:paraId="216EB031" w14:textId="77777777" w:rsidR="00591BFF" w:rsidRPr="00591BFF" w:rsidRDefault="00591BFF" w:rsidP="00591BFF">
            <w:r w:rsidRPr="00591BFF">
              <w:t>selective</w:t>
            </w:r>
          </w:p>
          <w:p w14:paraId="2E6A06F7" w14:textId="77777777" w:rsidR="00591BFF" w:rsidRPr="00591BFF" w:rsidRDefault="00591BFF" w:rsidP="00591BFF">
            <w:r w:rsidRPr="00591BFF">
              <w:t>number of</w:t>
            </w:r>
          </w:p>
          <w:p w14:paraId="349A104A" w14:textId="77777777" w:rsidR="00591BFF" w:rsidRPr="00591BFF" w:rsidRDefault="00591BFF" w:rsidP="00591BFF">
            <w:r w:rsidRPr="00591BFF">
              <w:t>Instructors</w:t>
            </w:r>
          </w:p>
          <w:p w14:paraId="156FC991" w14:textId="77777777" w:rsidR="00591BFF" w:rsidRPr="00591BFF" w:rsidRDefault="00591BFF" w:rsidP="00591BFF">
            <w:pPr>
              <w:rPr>
                <w:b/>
                <w:bCs/>
              </w:rPr>
            </w:pPr>
            <w:r w:rsidRPr="00591BFF">
              <w:rPr>
                <w:b/>
                <w:bCs/>
              </w:rPr>
              <w:t>Faculty:</w:t>
            </w:r>
          </w:p>
          <w:p w14:paraId="7C947B9D" w14:textId="77777777" w:rsidR="00591BFF" w:rsidRPr="00591BFF" w:rsidRDefault="00591BFF" w:rsidP="00591BFF">
            <w:r w:rsidRPr="00591BFF">
              <w:t>a) Logs into the system</w:t>
            </w:r>
          </w:p>
          <w:p w14:paraId="67574239" w14:textId="77777777" w:rsidR="00591BFF" w:rsidRPr="00591BFF" w:rsidRDefault="00591BFF" w:rsidP="00591BFF">
            <w:r w:rsidRPr="00591BFF">
              <w:t>using</w:t>
            </w:r>
          </w:p>
          <w:p w14:paraId="19947F38" w14:textId="77777777" w:rsidR="00591BFF" w:rsidRPr="00591BFF" w:rsidRDefault="00591BFF" w:rsidP="00591BFF">
            <w:r w:rsidRPr="00591BFF">
              <w:t>Faculty-ID</w:t>
            </w:r>
          </w:p>
          <w:p w14:paraId="70E13A24" w14:textId="77777777" w:rsidR="00591BFF" w:rsidRPr="00591BFF" w:rsidRDefault="00591BFF" w:rsidP="00591BFF">
            <w:r w:rsidRPr="00591BFF">
              <w:t>and</w:t>
            </w:r>
          </w:p>
          <w:p w14:paraId="0B807D21" w14:textId="77777777" w:rsidR="00591BFF" w:rsidRPr="00591BFF" w:rsidRDefault="00591BFF" w:rsidP="00591BFF">
            <w:r w:rsidRPr="00591BFF">
              <w:lastRenderedPageBreak/>
              <w:t>password.</w:t>
            </w:r>
          </w:p>
          <w:p w14:paraId="5B4D0CD0" w14:textId="77777777" w:rsidR="00591BFF" w:rsidRPr="00591BFF" w:rsidRDefault="00591BFF" w:rsidP="00591BFF">
            <w:r w:rsidRPr="00591BFF">
              <w:t>b) Inputs the</w:t>
            </w:r>
          </w:p>
          <w:p w14:paraId="35F17FC0" w14:textId="77777777" w:rsidR="00591BFF" w:rsidRPr="00591BFF" w:rsidRDefault="00591BFF" w:rsidP="00591BFF">
            <w:r w:rsidRPr="00591BFF">
              <w:t>desired time -</w:t>
            </w:r>
          </w:p>
          <w:p w14:paraId="0CBEA9B7" w14:textId="77777777" w:rsidR="00591BFF" w:rsidRPr="00591BFF" w:rsidRDefault="00591BFF" w:rsidP="00591BFF">
            <w:r w:rsidRPr="00591BFF">
              <w:t>period &amp;</w:t>
            </w:r>
          </w:p>
          <w:p w14:paraId="09819778" w14:textId="77777777" w:rsidR="00591BFF" w:rsidRPr="00591BFF" w:rsidRDefault="00591BFF" w:rsidP="00591BFF">
            <w:r w:rsidRPr="00591BFF">
              <w:t>Course-ID</w:t>
            </w:r>
          </w:p>
          <w:p w14:paraId="4B9C7CBB" w14:textId="77777777" w:rsidR="00591BFF" w:rsidRPr="00591BFF" w:rsidRDefault="00591BFF" w:rsidP="00591BFF">
            <w:r w:rsidRPr="00591BFF">
              <w:t>c)View</w:t>
            </w:r>
          </w:p>
          <w:p w14:paraId="4D69FD3B" w14:textId="77777777" w:rsidR="00591BFF" w:rsidRPr="00591BFF" w:rsidRDefault="00591BFF" w:rsidP="00591BFF">
            <w:r w:rsidRPr="00591BFF">
              <w:t>statistically</w:t>
            </w:r>
          </w:p>
          <w:p w14:paraId="76249E77" w14:textId="77777777" w:rsidR="00591BFF" w:rsidRPr="00591BFF" w:rsidRDefault="00591BFF" w:rsidP="00591BFF">
            <w:r w:rsidRPr="00591BFF">
              <w:t>analyzed</w:t>
            </w:r>
          </w:p>
          <w:p w14:paraId="75E039DB" w14:textId="77777777" w:rsidR="00591BFF" w:rsidRPr="00591BFF" w:rsidRDefault="00591BFF" w:rsidP="00591BFF">
            <w:r w:rsidRPr="00591BFF">
              <w:t>GPA trend of</w:t>
            </w:r>
          </w:p>
          <w:p w14:paraId="361885DD" w14:textId="77777777" w:rsidR="00591BFF" w:rsidRPr="00591BFF" w:rsidRDefault="00591BFF" w:rsidP="00591BFF">
            <w:r w:rsidRPr="00591BFF">
              <w:t>students for a</w:t>
            </w:r>
          </w:p>
          <w:p w14:paraId="65D43A23" w14:textId="77777777" w:rsidR="00591BFF" w:rsidRPr="00591BFF" w:rsidRDefault="00591BFF" w:rsidP="00591BFF">
            <w:r w:rsidRPr="00591BFF">
              <w:t>selective</w:t>
            </w:r>
          </w:p>
          <w:p w14:paraId="19C73C2A" w14:textId="77777777" w:rsidR="00591BFF" w:rsidRPr="00591BFF" w:rsidRDefault="00591BFF" w:rsidP="00591BFF">
            <w:r w:rsidRPr="00591BFF">
              <w:t>number of</w:t>
            </w:r>
          </w:p>
          <w:p w14:paraId="0B5BDCDF" w14:textId="77777777" w:rsidR="00591BFF" w:rsidRPr="00591BFF" w:rsidRDefault="00591BFF" w:rsidP="00591BFF">
            <w:r w:rsidRPr="00591BFF">
              <w:t>Instructors.</w:t>
            </w:r>
          </w:p>
          <w:p w14:paraId="5E3500AC" w14:textId="77777777" w:rsidR="00591BFF" w:rsidRPr="00591BFF" w:rsidRDefault="00591BFF" w:rsidP="00591BFF">
            <w:pPr>
              <w:rPr>
                <w:b/>
                <w:bCs/>
              </w:rPr>
            </w:pPr>
            <w:r w:rsidRPr="00591BFF">
              <w:rPr>
                <w:b/>
                <w:bCs/>
              </w:rPr>
              <w:t>Higher Authority:</w:t>
            </w:r>
          </w:p>
          <w:p w14:paraId="3267A006" w14:textId="77777777" w:rsidR="00591BFF" w:rsidRPr="00591BFF" w:rsidRDefault="00591BFF" w:rsidP="00591BFF">
            <w:r w:rsidRPr="00591BFF">
              <w:t>a) Logs into</w:t>
            </w:r>
          </w:p>
          <w:p w14:paraId="4C72E257" w14:textId="77777777" w:rsidR="00591BFF" w:rsidRPr="00591BFF" w:rsidRDefault="00591BFF" w:rsidP="00591BFF">
            <w:r w:rsidRPr="00591BFF">
              <w:t>the System</w:t>
            </w:r>
          </w:p>
          <w:p w14:paraId="6E620D7A" w14:textId="77777777" w:rsidR="00591BFF" w:rsidRPr="00591BFF" w:rsidRDefault="00591BFF" w:rsidP="00591BFF">
            <w:r w:rsidRPr="00591BFF">
              <w:t>using User-ID</w:t>
            </w:r>
          </w:p>
          <w:p w14:paraId="42ABF469" w14:textId="77777777" w:rsidR="00591BFF" w:rsidRPr="00591BFF" w:rsidRDefault="00591BFF" w:rsidP="00591BFF">
            <w:r w:rsidRPr="00591BFF">
              <w:t>and</w:t>
            </w:r>
          </w:p>
          <w:p w14:paraId="59CC39FB" w14:textId="77777777" w:rsidR="00591BFF" w:rsidRPr="00591BFF" w:rsidRDefault="00591BFF" w:rsidP="00591BFF">
            <w:r w:rsidRPr="00591BFF">
              <w:t>password.</w:t>
            </w:r>
          </w:p>
          <w:p w14:paraId="0AD94A39" w14:textId="77777777" w:rsidR="00591BFF" w:rsidRPr="00591BFF" w:rsidRDefault="00591BFF" w:rsidP="00591BFF">
            <w:r w:rsidRPr="00591BFF">
              <w:t>b) Inputs the</w:t>
            </w:r>
          </w:p>
          <w:p w14:paraId="4D011FBC" w14:textId="77777777" w:rsidR="00591BFF" w:rsidRPr="00591BFF" w:rsidRDefault="00591BFF" w:rsidP="00591BFF">
            <w:r w:rsidRPr="00591BFF">
              <w:t xml:space="preserve"> desired time-</w:t>
            </w:r>
          </w:p>
          <w:p w14:paraId="3F2B3D86" w14:textId="77777777" w:rsidR="00591BFF" w:rsidRPr="00591BFF" w:rsidRDefault="00591BFF" w:rsidP="00591BFF">
            <w:r w:rsidRPr="00591BFF">
              <w:t>period</w:t>
            </w:r>
          </w:p>
          <w:p w14:paraId="78E4096E" w14:textId="77777777" w:rsidR="00591BFF" w:rsidRPr="00591BFF" w:rsidRDefault="00591BFF" w:rsidP="00591BFF">
            <w:r w:rsidRPr="00591BFF">
              <w:t xml:space="preserve"> Course-ID</w:t>
            </w:r>
          </w:p>
          <w:p w14:paraId="5F4AB34D" w14:textId="77777777" w:rsidR="00591BFF" w:rsidRPr="00591BFF" w:rsidRDefault="00591BFF" w:rsidP="00591BFF">
            <w:r w:rsidRPr="00591BFF">
              <w:t>c) View</w:t>
            </w:r>
          </w:p>
          <w:p w14:paraId="4FCD7201" w14:textId="77777777" w:rsidR="00591BFF" w:rsidRPr="00591BFF" w:rsidRDefault="00591BFF" w:rsidP="00591BFF">
            <w:r w:rsidRPr="00591BFF">
              <w:t>statistically</w:t>
            </w:r>
          </w:p>
          <w:p w14:paraId="179B72D2" w14:textId="77777777" w:rsidR="00591BFF" w:rsidRPr="00591BFF" w:rsidRDefault="00591BFF" w:rsidP="00591BFF">
            <w:r w:rsidRPr="00591BFF">
              <w:t>analyzed</w:t>
            </w:r>
          </w:p>
          <w:p w14:paraId="4190AFB1" w14:textId="77777777" w:rsidR="00591BFF" w:rsidRPr="00591BFF" w:rsidRDefault="00591BFF" w:rsidP="00591BFF">
            <w:r w:rsidRPr="00591BFF">
              <w:t>GPA trend of</w:t>
            </w:r>
          </w:p>
          <w:p w14:paraId="66B0E520" w14:textId="77777777" w:rsidR="00591BFF" w:rsidRPr="00591BFF" w:rsidRDefault="00591BFF" w:rsidP="00591BFF">
            <w:r w:rsidRPr="00591BFF">
              <w:t>students for a</w:t>
            </w:r>
          </w:p>
          <w:p w14:paraId="2B52F5EF" w14:textId="77777777" w:rsidR="00591BFF" w:rsidRPr="00591BFF" w:rsidRDefault="00591BFF" w:rsidP="00591BFF">
            <w:r w:rsidRPr="00591BFF">
              <w:t>selective</w:t>
            </w:r>
          </w:p>
          <w:p w14:paraId="28B1AE96" w14:textId="77777777" w:rsidR="00591BFF" w:rsidRPr="00591BFF" w:rsidRDefault="00591BFF" w:rsidP="00591BFF">
            <w:r w:rsidRPr="00591BFF">
              <w:t>number of</w:t>
            </w:r>
          </w:p>
          <w:p w14:paraId="43838563" w14:textId="77777777" w:rsidR="00591BFF" w:rsidRPr="00591BFF" w:rsidRDefault="00591BFF" w:rsidP="00591BFF">
            <w:r w:rsidRPr="00591BFF">
              <w:t>Instructors.</w:t>
            </w:r>
          </w:p>
          <w:p w14:paraId="27A0F917" w14:textId="77777777" w:rsidR="00591BFF" w:rsidRPr="00591BFF" w:rsidRDefault="00591BFF" w:rsidP="00591BFF">
            <w:pPr>
              <w:rPr>
                <w:b/>
                <w:bCs/>
              </w:rPr>
            </w:pPr>
          </w:p>
          <w:p w14:paraId="65809DD4" w14:textId="77777777" w:rsidR="00591BFF" w:rsidRPr="00591BFF" w:rsidRDefault="00591BFF" w:rsidP="00591BFF">
            <w:pPr>
              <w:rPr>
                <w:b/>
                <w:bCs/>
              </w:rPr>
            </w:pPr>
          </w:p>
        </w:tc>
        <w:tc>
          <w:tcPr>
            <w:tcW w:w="1313" w:type="dxa"/>
          </w:tcPr>
          <w:p w14:paraId="1233A9E1" w14:textId="77777777" w:rsidR="00591BFF" w:rsidRPr="00591BFF" w:rsidRDefault="00591BFF" w:rsidP="00591BFF"/>
        </w:tc>
        <w:tc>
          <w:tcPr>
            <w:tcW w:w="1313" w:type="dxa"/>
          </w:tcPr>
          <w:p w14:paraId="6308EABD"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682231DE"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02E0105B" w14:textId="318BCB9C" w:rsidR="00591BFF" w:rsidRPr="00591BFF" w:rsidRDefault="00B835F2" w:rsidP="00591BFF">
            <w:pPr>
              <w:rPr>
                <w:rFonts w:eastAsia="Times New Roman" w:cstheme="minorHAnsi"/>
              </w:rPr>
            </w:pPr>
            <w:r w:rsidRPr="00591BFF">
              <w:rPr>
                <w:rFonts w:eastAsia="Times New Roman" w:cstheme="minorHAnsi"/>
                <w:color w:val="000000"/>
              </w:rPr>
              <w:lastRenderedPageBreak/>
              <w:t>a) User</w:t>
            </w:r>
            <w:r w:rsidR="00591BFF" w:rsidRPr="00591BFF">
              <w:rPr>
                <w:rFonts w:eastAsia="Times New Roman" w:cstheme="minorHAnsi"/>
                <w:color w:val="000000"/>
              </w:rPr>
              <w:t xml:space="preserve"> will need a computer to access SPMS2.0</w:t>
            </w:r>
          </w:p>
          <w:p w14:paraId="68E02C74" w14:textId="77777777" w:rsidR="00591BFF" w:rsidRPr="00591BFF" w:rsidRDefault="00591BFF" w:rsidP="00591BFF">
            <w:pPr>
              <w:rPr>
                <w:rFonts w:eastAsia="Times New Roman" w:cstheme="minorHAnsi"/>
              </w:rPr>
            </w:pPr>
          </w:p>
          <w:p w14:paraId="7B163D39"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1F37B7CF" w14:textId="10C87D33" w:rsidR="00591BFF" w:rsidRPr="00591BFF" w:rsidRDefault="00B835F2" w:rsidP="00591BFF">
            <w:pPr>
              <w:rPr>
                <w:rFonts w:eastAsia="Times New Roman" w:cstheme="minorHAnsi"/>
                <w:b/>
                <w:bCs/>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37933CAB"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268B3601"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45A37B96"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2BC8FE50"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58D10E37" w14:textId="5F861609"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671B34F0"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19CAB6AD"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10CEDC5F" w14:textId="77777777" w:rsidR="00591BFF" w:rsidRPr="00591BFF" w:rsidRDefault="00591BFF" w:rsidP="00591BFF">
            <w:pPr>
              <w:rPr>
                <w:rFonts w:cstheme="minorHAnsi"/>
              </w:rPr>
            </w:pPr>
          </w:p>
        </w:tc>
        <w:tc>
          <w:tcPr>
            <w:tcW w:w="1513" w:type="dxa"/>
          </w:tcPr>
          <w:p w14:paraId="6AE8F3F6" w14:textId="77777777" w:rsidR="00591BFF" w:rsidRPr="00591BFF" w:rsidRDefault="00591BFF" w:rsidP="00591BFF">
            <w:pPr>
              <w:rPr>
                <w:b/>
                <w:bCs/>
              </w:rPr>
            </w:pPr>
            <w:r w:rsidRPr="00591BFF">
              <w:rPr>
                <w:b/>
                <w:bCs/>
              </w:rPr>
              <w:lastRenderedPageBreak/>
              <w:t>SPMS2.0</w:t>
            </w:r>
          </w:p>
          <w:p w14:paraId="05E42134" w14:textId="77777777" w:rsidR="00591BFF" w:rsidRPr="00591BFF" w:rsidRDefault="00591BFF" w:rsidP="00591BFF">
            <w:r w:rsidRPr="00591BFF">
              <w:lastRenderedPageBreak/>
              <w:t>a) a) The software will produce a performance trend for a specified instructor.</w:t>
            </w:r>
          </w:p>
        </w:tc>
        <w:tc>
          <w:tcPr>
            <w:tcW w:w="1530" w:type="dxa"/>
          </w:tcPr>
          <w:p w14:paraId="1BDA6CAF" w14:textId="77777777" w:rsidR="00591BFF" w:rsidRPr="00591BFF" w:rsidRDefault="00591BFF" w:rsidP="00591BFF">
            <w:pPr>
              <w:rPr>
                <w:b/>
                <w:bCs/>
              </w:rPr>
            </w:pPr>
            <w:r w:rsidRPr="00591BFF">
              <w:rPr>
                <w:b/>
                <w:bCs/>
              </w:rPr>
              <w:lastRenderedPageBreak/>
              <w:t>SPMS2.0</w:t>
            </w:r>
          </w:p>
          <w:p w14:paraId="2588302C" w14:textId="77777777" w:rsidR="00591BFF" w:rsidRPr="00591BFF" w:rsidRDefault="00591BFF" w:rsidP="00591BFF">
            <w:r w:rsidRPr="00591BFF">
              <w:rPr>
                <w:b/>
                <w:bCs/>
              </w:rPr>
              <w:t>Database</w:t>
            </w:r>
          </w:p>
          <w:p w14:paraId="74ACBD1B" w14:textId="77777777" w:rsidR="00591BFF" w:rsidRPr="00591BFF" w:rsidRDefault="00591BFF" w:rsidP="00591BFF">
            <w:r w:rsidRPr="00591BFF">
              <w:lastRenderedPageBreak/>
              <w:t>a) Here, the performance will be stored and updated.</w:t>
            </w:r>
          </w:p>
        </w:tc>
        <w:tc>
          <w:tcPr>
            <w:tcW w:w="1350" w:type="dxa"/>
          </w:tcPr>
          <w:p w14:paraId="21DFACB2" w14:textId="77777777" w:rsidR="00591BFF" w:rsidRPr="00591BFF" w:rsidRDefault="00591BFF" w:rsidP="00591BFF">
            <w:pPr>
              <w:rPr>
                <w:b/>
                <w:bCs/>
              </w:rPr>
            </w:pPr>
            <w:r w:rsidRPr="00591BFF">
              <w:rPr>
                <w:b/>
                <w:bCs/>
              </w:rPr>
              <w:lastRenderedPageBreak/>
              <w:t>Internet</w:t>
            </w:r>
          </w:p>
          <w:p w14:paraId="1CF0F41F" w14:textId="77777777" w:rsidR="00591BFF" w:rsidRPr="00591BFF" w:rsidRDefault="00591BFF" w:rsidP="00591BFF">
            <w:r w:rsidRPr="00591BFF">
              <w:lastRenderedPageBreak/>
              <w:t>a) To login into and access the SPM it is used.</w:t>
            </w:r>
          </w:p>
        </w:tc>
      </w:tr>
      <w:tr w:rsidR="00591BFF" w:rsidRPr="00591BFF" w14:paraId="5E45D82A" w14:textId="77777777" w:rsidTr="008A0968">
        <w:tc>
          <w:tcPr>
            <w:tcW w:w="1261" w:type="dxa"/>
            <w:shd w:val="clear" w:color="auto" w:fill="C5E0B3" w:themeFill="accent6" w:themeFillTint="66"/>
          </w:tcPr>
          <w:p w14:paraId="2C585627" w14:textId="77777777" w:rsidR="00591BFF" w:rsidRPr="00591BFF" w:rsidRDefault="00591BFF" w:rsidP="00591BFF">
            <w:r w:rsidRPr="00591BFF">
              <w:lastRenderedPageBreak/>
              <w:t>VC-wise, dean-wise, or department head-wise student performance</w:t>
            </w:r>
          </w:p>
        </w:tc>
        <w:tc>
          <w:tcPr>
            <w:tcW w:w="1255" w:type="dxa"/>
          </w:tcPr>
          <w:p w14:paraId="53EDE930" w14:textId="77777777" w:rsidR="00591BFF" w:rsidRPr="00591BFF" w:rsidRDefault="00591BFF" w:rsidP="00591BFF">
            <w:r w:rsidRPr="00591BFF">
              <w:rPr>
                <w:b/>
                <w:bCs/>
              </w:rPr>
              <w:t xml:space="preserve">Department Head: </w:t>
            </w:r>
          </w:p>
          <w:p w14:paraId="6917BA2A" w14:textId="77777777" w:rsidR="00591BFF" w:rsidRPr="00591BFF" w:rsidRDefault="00591BFF" w:rsidP="00591BFF">
            <w:pPr>
              <w:rPr>
                <w:b/>
                <w:bCs/>
              </w:rPr>
            </w:pPr>
            <w:r w:rsidRPr="00591BFF">
              <w:t>a) Logs into the system</w:t>
            </w:r>
          </w:p>
          <w:p w14:paraId="4E4DD465" w14:textId="77777777" w:rsidR="00591BFF" w:rsidRPr="00591BFF" w:rsidRDefault="00591BFF" w:rsidP="00591BFF">
            <w:r w:rsidRPr="00591BFF">
              <w:t>using User-ID</w:t>
            </w:r>
          </w:p>
          <w:p w14:paraId="1AD9F931" w14:textId="77777777" w:rsidR="00591BFF" w:rsidRPr="00591BFF" w:rsidRDefault="00591BFF" w:rsidP="00591BFF">
            <w:r w:rsidRPr="00591BFF">
              <w:t>and</w:t>
            </w:r>
          </w:p>
          <w:p w14:paraId="37397FC1" w14:textId="77777777" w:rsidR="00591BFF" w:rsidRPr="00591BFF" w:rsidRDefault="00591BFF" w:rsidP="00591BFF">
            <w:r w:rsidRPr="00591BFF">
              <w:t>password.</w:t>
            </w:r>
          </w:p>
          <w:p w14:paraId="33E6D65F" w14:textId="77777777" w:rsidR="00591BFF" w:rsidRPr="00591BFF" w:rsidRDefault="00591BFF" w:rsidP="00591BFF">
            <w:r w:rsidRPr="00591BFF">
              <w:lastRenderedPageBreak/>
              <w:t>b) Select</w:t>
            </w:r>
          </w:p>
          <w:p w14:paraId="39BACA63" w14:textId="77777777" w:rsidR="00591BFF" w:rsidRPr="00591BFF" w:rsidRDefault="00591BFF" w:rsidP="00591BFF">
            <w:r w:rsidRPr="00591BFF">
              <w:t>Input from</w:t>
            </w:r>
          </w:p>
          <w:p w14:paraId="4DF30391" w14:textId="77777777" w:rsidR="00591BFF" w:rsidRPr="00591BFF" w:rsidRDefault="00591BFF" w:rsidP="00591BFF">
            <w:r w:rsidRPr="00591BFF">
              <w:t>from</w:t>
            </w:r>
          </w:p>
          <w:p w14:paraId="7EDCB614" w14:textId="77777777" w:rsidR="00591BFF" w:rsidRPr="00591BFF" w:rsidRDefault="00591BFF" w:rsidP="00591BFF">
            <w:r w:rsidRPr="00591BFF">
              <w:t>VC/Dean/Department</w:t>
            </w:r>
          </w:p>
          <w:p w14:paraId="74420663" w14:textId="77777777" w:rsidR="00591BFF" w:rsidRPr="00591BFF" w:rsidRDefault="00591BFF" w:rsidP="00591BFF">
            <w:r w:rsidRPr="00591BFF">
              <w:t>Head</w:t>
            </w:r>
          </w:p>
          <w:p w14:paraId="23FBFE2D" w14:textId="77777777" w:rsidR="00591BFF" w:rsidRPr="00591BFF" w:rsidRDefault="00591BFF" w:rsidP="00591BFF">
            <w:r w:rsidRPr="00591BFF">
              <w:t>c) View the</w:t>
            </w:r>
          </w:p>
          <w:p w14:paraId="1552C1B8" w14:textId="77777777" w:rsidR="00591BFF" w:rsidRPr="00591BFF" w:rsidRDefault="00591BFF" w:rsidP="00591BFF">
            <w:r w:rsidRPr="00591BFF">
              <w:t>student</w:t>
            </w:r>
          </w:p>
          <w:p w14:paraId="22DE5A41" w14:textId="77777777" w:rsidR="00591BFF" w:rsidRPr="00591BFF" w:rsidRDefault="00591BFF" w:rsidP="00591BFF">
            <w:r w:rsidRPr="00591BFF">
              <w:t>performance</w:t>
            </w:r>
          </w:p>
          <w:p w14:paraId="4739421C" w14:textId="77777777" w:rsidR="00591BFF" w:rsidRPr="00591BFF" w:rsidRDefault="00591BFF" w:rsidP="00591BFF">
            <w:r w:rsidRPr="00591BFF">
              <w:t>trend as per</w:t>
            </w:r>
          </w:p>
          <w:p w14:paraId="7AAA057C" w14:textId="77777777" w:rsidR="00591BFF" w:rsidRPr="00591BFF" w:rsidRDefault="00591BFF" w:rsidP="00591BFF">
            <w:r w:rsidRPr="00591BFF">
              <w:t>choice.</w:t>
            </w:r>
          </w:p>
          <w:p w14:paraId="67A153AA" w14:textId="77777777" w:rsidR="00591BFF" w:rsidRPr="00591BFF" w:rsidRDefault="00591BFF" w:rsidP="00591BFF">
            <w:pPr>
              <w:rPr>
                <w:b/>
                <w:bCs/>
              </w:rPr>
            </w:pPr>
            <w:r w:rsidRPr="00591BFF">
              <w:rPr>
                <w:b/>
                <w:bCs/>
              </w:rPr>
              <w:t>Registrar’s office:</w:t>
            </w:r>
          </w:p>
          <w:p w14:paraId="33139712" w14:textId="77777777" w:rsidR="00591BFF" w:rsidRPr="00591BFF" w:rsidRDefault="00591BFF" w:rsidP="00591BFF">
            <w:r w:rsidRPr="00591BFF">
              <w:t>a) Logs into the system using User-ID</w:t>
            </w:r>
          </w:p>
          <w:p w14:paraId="1197601D" w14:textId="77777777" w:rsidR="00591BFF" w:rsidRPr="00591BFF" w:rsidRDefault="00591BFF" w:rsidP="00591BFF">
            <w:r w:rsidRPr="00591BFF">
              <w:t>and</w:t>
            </w:r>
          </w:p>
          <w:p w14:paraId="774EF274" w14:textId="77777777" w:rsidR="00591BFF" w:rsidRPr="00591BFF" w:rsidRDefault="00591BFF" w:rsidP="00591BFF">
            <w:r w:rsidRPr="00591BFF">
              <w:t>password.</w:t>
            </w:r>
          </w:p>
          <w:p w14:paraId="2AB835A4" w14:textId="77777777" w:rsidR="00591BFF" w:rsidRPr="00591BFF" w:rsidRDefault="00591BFF" w:rsidP="00591BFF">
            <w:r w:rsidRPr="00591BFF">
              <w:t>b) Select</w:t>
            </w:r>
          </w:p>
          <w:p w14:paraId="77EEA4D3" w14:textId="77777777" w:rsidR="00591BFF" w:rsidRPr="00591BFF" w:rsidRDefault="00591BFF" w:rsidP="00591BFF">
            <w:r w:rsidRPr="00591BFF">
              <w:t>Input from</w:t>
            </w:r>
          </w:p>
          <w:p w14:paraId="19362119" w14:textId="77777777" w:rsidR="00591BFF" w:rsidRPr="00591BFF" w:rsidRDefault="00591BFF" w:rsidP="00591BFF">
            <w:r w:rsidRPr="00591BFF">
              <w:t>from</w:t>
            </w:r>
          </w:p>
          <w:p w14:paraId="4CA08C08" w14:textId="77777777" w:rsidR="00591BFF" w:rsidRPr="00591BFF" w:rsidRDefault="00591BFF" w:rsidP="00591BFF">
            <w:r w:rsidRPr="00591BFF">
              <w:t>VC/Dean/Department</w:t>
            </w:r>
          </w:p>
          <w:p w14:paraId="4628E17A" w14:textId="77777777" w:rsidR="00591BFF" w:rsidRPr="00591BFF" w:rsidRDefault="00591BFF" w:rsidP="00591BFF">
            <w:r w:rsidRPr="00591BFF">
              <w:t>Head</w:t>
            </w:r>
          </w:p>
          <w:p w14:paraId="295EE59B" w14:textId="77777777" w:rsidR="00591BFF" w:rsidRPr="00591BFF" w:rsidRDefault="00591BFF" w:rsidP="00591BFF">
            <w:r w:rsidRPr="00591BFF">
              <w:t>c) View the</w:t>
            </w:r>
          </w:p>
          <w:p w14:paraId="389B2E72" w14:textId="77777777" w:rsidR="00591BFF" w:rsidRPr="00591BFF" w:rsidRDefault="00591BFF" w:rsidP="00591BFF">
            <w:r w:rsidRPr="00591BFF">
              <w:t>student</w:t>
            </w:r>
          </w:p>
          <w:p w14:paraId="34519BAA" w14:textId="77777777" w:rsidR="00591BFF" w:rsidRPr="00591BFF" w:rsidRDefault="00591BFF" w:rsidP="00591BFF">
            <w:r w:rsidRPr="00591BFF">
              <w:t>performance</w:t>
            </w:r>
          </w:p>
          <w:p w14:paraId="39CD90D7" w14:textId="77777777" w:rsidR="00591BFF" w:rsidRPr="00591BFF" w:rsidRDefault="00591BFF" w:rsidP="00591BFF">
            <w:r w:rsidRPr="00591BFF">
              <w:t>trend as per</w:t>
            </w:r>
          </w:p>
          <w:p w14:paraId="1E3A57E8" w14:textId="77777777" w:rsidR="00591BFF" w:rsidRPr="00591BFF" w:rsidRDefault="00591BFF" w:rsidP="00591BFF">
            <w:r w:rsidRPr="00591BFF">
              <w:t>choice.</w:t>
            </w:r>
          </w:p>
          <w:p w14:paraId="3F4B23EA" w14:textId="77777777" w:rsidR="00591BFF" w:rsidRPr="00591BFF" w:rsidRDefault="00591BFF" w:rsidP="00591BFF">
            <w:pPr>
              <w:rPr>
                <w:b/>
                <w:bCs/>
              </w:rPr>
            </w:pPr>
            <w:r w:rsidRPr="00591BFF">
              <w:rPr>
                <w:b/>
                <w:bCs/>
              </w:rPr>
              <w:t>Dean or VC</w:t>
            </w:r>
          </w:p>
          <w:p w14:paraId="40ADB088" w14:textId="77777777" w:rsidR="00591BFF" w:rsidRPr="00591BFF" w:rsidRDefault="00591BFF" w:rsidP="00591BFF">
            <w:r w:rsidRPr="00591BFF">
              <w:t>a) Logs into</w:t>
            </w:r>
          </w:p>
          <w:p w14:paraId="625A3A27" w14:textId="77777777" w:rsidR="00591BFF" w:rsidRPr="00591BFF" w:rsidRDefault="00591BFF" w:rsidP="00591BFF">
            <w:r w:rsidRPr="00591BFF">
              <w:t>the system</w:t>
            </w:r>
          </w:p>
          <w:p w14:paraId="3A75E7D3" w14:textId="77777777" w:rsidR="00591BFF" w:rsidRPr="00591BFF" w:rsidRDefault="00591BFF" w:rsidP="00591BFF">
            <w:r w:rsidRPr="00591BFF">
              <w:t>using User-ID</w:t>
            </w:r>
          </w:p>
          <w:p w14:paraId="584B5494" w14:textId="77777777" w:rsidR="00591BFF" w:rsidRPr="00591BFF" w:rsidRDefault="00591BFF" w:rsidP="00591BFF">
            <w:r w:rsidRPr="00591BFF">
              <w:t>and</w:t>
            </w:r>
          </w:p>
          <w:p w14:paraId="5CF8A42E" w14:textId="77777777" w:rsidR="00591BFF" w:rsidRPr="00591BFF" w:rsidRDefault="00591BFF" w:rsidP="00591BFF">
            <w:r w:rsidRPr="00591BFF">
              <w:t>password.</w:t>
            </w:r>
          </w:p>
          <w:p w14:paraId="49BF6090" w14:textId="77777777" w:rsidR="00591BFF" w:rsidRPr="00591BFF" w:rsidRDefault="00591BFF" w:rsidP="00591BFF">
            <w:r w:rsidRPr="00591BFF">
              <w:t>b) Select</w:t>
            </w:r>
          </w:p>
          <w:p w14:paraId="4DE844B6" w14:textId="77777777" w:rsidR="00591BFF" w:rsidRPr="00591BFF" w:rsidRDefault="00591BFF" w:rsidP="00591BFF">
            <w:r w:rsidRPr="00591BFF">
              <w:t>Input from</w:t>
            </w:r>
          </w:p>
          <w:p w14:paraId="62A0D022" w14:textId="77777777" w:rsidR="00591BFF" w:rsidRPr="00591BFF" w:rsidRDefault="00591BFF" w:rsidP="00591BFF">
            <w:r w:rsidRPr="00591BFF">
              <w:t>from</w:t>
            </w:r>
          </w:p>
          <w:p w14:paraId="4E5D9645" w14:textId="77777777" w:rsidR="00591BFF" w:rsidRPr="00591BFF" w:rsidRDefault="00591BFF" w:rsidP="00591BFF">
            <w:r w:rsidRPr="00591BFF">
              <w:t>VC/Dean/Department</w:t>
            </w:r>
          </w:p>
          <w:p w14:paraId="775AC0CF" w14:textId="77777777" w:rsidR="00591BFF" w:rsidRPr="00591BFF" w:rsidRDefault="00591BFF" w:rsidP="00591BFF">
            <w:r w:rsidRPr="00591BFF">
              <w:t>Head</w:t>
            </w:r>
          </w:p>
          <w:p w14:paraId="6FA3CD0B" w14:textId="77777777" w:rsidR="00591BFF" w:rsidRPr="00591BFF" w:rsidRDefault="00591BFF" w:rsidP="00591BFF">
            <w:r w:rsidRPr="00591BFF">
              <w:t>c) View the</w:t>
            </w:r>
          </w:p>
          <w:p w14:paraId="79FE04F8" w14:textId="77777777" w:rsidR="00591BFF" w:rsidRPr="00591BFF" w:rsidRDefault="00591BFF" w:rsidP="00591BFF">
            <w:r w:rsidRPr="00591BFF">
              <w:t>student</w:t>
            </w:r>
          </w:p>
          <w:p w14:paraId="2111A68A" w14:textId="77777777" w:rsidR="00591BFF" w:rsidRPr="00591BFF" w:rsidRDefault="00591BFF" w:rsidP="00591BFF">
            <w:r w:rsidRPr="00591BFF">
              <w:t>performance</w:t>
            </w:r>
          </w:p>
          <w:p w14:paraId="3D2ECD21" w14:textId="77777777" w:rsidR="00591BFF" w:rsidRPr="00591BFF" w:rsidRDefault="00591BFF" w:rsidP="00591BFF">
            <w:r w:rsidRPr="00591BFF">
              <w:lastRenderedPageBreak/>
              <w:t>trend as per</w:t>
            </w:r>
          </w:p>
          <w:p w14:paraId="47805264" w14:textId="77777777" w:rsidR="00591BFF" w:rsidRPr="00591BFF" w:rsidRDefault="00591BFF" w:rsidP="00591BFF">
            <w:r w:rsidRPr="00591BFF">
              <w:t>choice.</w:t>
            </w:r>
          </w:p>
        </w:tc>
        <w:tc>
          <w:tcPr>
            <w:tcW w:w="1313" w:type="dxa"/>
          </w:tcPr>
          <w:p w14:paraId="20E59348" w14:textId="77777777" w:rsidR="00591BFF" w:rsidRPr="00591BFF" w:rsidRDefault="00591BFF" w:rsidP="00591BFF"/>
        </w:tc>
        <w:tc>
          <w:tcPr>
            <w:tcW w:w="1313" w:type="dxa"/>
          </w:tcPr>
          <w:p w14:paraId="224FF98A"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7124E870"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2FF61191" w14:textId="1FF51004"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0E0CAB57" w14:textId="77777777" w:rsidR="00591BFF" w:rsidRPr="00591BFF" w:rsidRDefault="00591BFF" w:rsidP="00591BFF">
            <w:pPr>
              <w:rPr>
                <w:rFonts w:eastAsia="Times New Roman" w:cstheme="minorHAnsi"/>
              </w:rPr>
            </w:pPr>
          </w:p>
          <w:p w14:paraId="1715DCE9"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lastRenderedPageBreak/>
              <w:t>Printer</w:t>
            </w:r>
          </w:p>
          <w:p w14:paraId="3CC881E1" w14:textId="13227760"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732B6728" w14:textId="77777777" w:rsidR="00591BFF" w:rsidRPr="00591BFF" w:rsidRDefault="00591BFF" w:rsidP="00591BFF">
            <w:pPr>
              <w:rPr>
                <w:rFonts w:eastAsia="Times New Roman" w:cstheme="minorHAnsi"/>
                <w:b/>
                <w:bCs/>
                <w:color w:val="000000"/>
              </w:rPr>
            </w:pPr>
          </w:p>
          <w:p w14:paraId="6321623D" w14:textId="77777777" w:rsidR="00591BFF" w:rsidRPr="00591BFF" w:rsidRDefault="00591BFF" w:rsidP="00591BFF">
            <w:pPr>
              <w:rPr>
                <w:rFonts w:eastAsia="Times New Roman" w:cstheme="minorHAnsi"/>
                <w:b/>
                <w:bCs/>
                <w:color w:val="000000"/>
              </w:rPr>
            </w:pPr>
          </w:p>
          <w:p w14:paraId="12C2AFFB"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51E5E049"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7ADA41E2"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221E747D"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05679CC8" w14:textId="73F96D9F"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72F64F10"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6E4411AB"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4466CCE0" w14:textId="77777777" w:rsidR="00591BFF" w:rsidRPr="00591BFF" w:rsidRDefault="00591BFF" w:rsidP="00591BFF">
            <w:pPr>
              <w:rPr>
                <w:rFonts w:cstheme="minorHAnsi"/>
              </w:rPr>
            </w:pPr>
          </w:p>
        </w:tc>
        <w:tc>
          <w:tcPr>
            <w:tcW w:w="1513" w:type="dxa"/>
          </w:tcPr>
          <w:p w14:paraId="36CE7BAD" w14:textId="77777777" w:rsidR="00591BFF" w:rsidRPr="00591BFF" w:rsidRDefault="00591BFF" w:rsidP="00591BFF">
            <w:pPr>
              <w:rPr>
                <w:b/>
                <w:bCs/>
              </w:rPr>
            </w:pPr>
            <w:r w:rsidRPr="00591BFF">
              <w:rPr>
                <w:b/>
                <w:bCs/>
              </w:rPr>
              <w:lastRenderedPageBreak/>
              <w:t>SPMS2.0</w:t>
            </w:r>
          </w:p>
          <w:p w14:paraId="2A6B6E92" w14:textId="77777777" w:rsidR="00591BFF" w:rsidRPr="00591BFF" w:rsidRDefault="00591BFF" w:rsidP="00591BFF">
            <w:r w:rsidRPr="00591BFF">
              <w:t>a) The software will produce a performance trend </w:t>
            </w:r>
          </w:p>
        </w:tc>
        <w:tc>
          <w:tcPr>
            <w:tcW w:w="1530" w:type="dxa"/>
          </w:tcPr>
          <w:p w14:paraId="767D9EE4" w14:textId="77777777" w:rsidR="00591BFF" w:rsidRPr="00591BFF" w:rsidRDefault="00591BFF" w:rsidP="00591BFF">
            <w:pPr>
              <w:rPr>
                <w:b/>
                <w:bCs/>
              </w:rPr>
            </w:pPr>
            <w:r w:rsidRPr="00591BFF">
              <w:rPr>
                <w:b/>
                <w:bCs/>
              </w:rPr>
              <w:t>SPMS2.0</w:t>
            </w:r>
          </w:p>
          <w:p w14:paraId="4C459873" w14:textId="77777777" w:rsidR="00591BFF" w:rsidRPr="00591BFF" w:rsidRDefault="00591BFF" w:rsidP="00591BFF">
            <w:r w:rsidRPr="00591BFF">
              <w:rPr>
                <w:b/>
                <w:bCs/>
              </w:rPr>
              <w:t>Database</w:t>
            </w:r>
          </w:p>
          <w:p w14:paraId="24F644ED" w14:textId="77777777" w:rsidR="00591BFF" w:rsidRPr="00591BFF" w:rsidRDefault="00591BFF" w:rsidP="00591BFF">
            <w:r w:rsidRPr="00591BFF">
              <w:t>a) Here, the performance will be stored.</w:t>
            </w:r>
          </w:p>
        </w:tc>
        <w:tc>
          <w:tcPr>
            <w:tcW w:w="1350" w:type="dxa"/>
          </w:tcPr>
          <w:p w14:paraId="16BF0713" w14:textId="77777777" w:rsidR="00591BFF" w:rsidRPr="00591BFF" w:rsidRDefault="00591BFF" w:rsidP="00591BFF">
            <w:pPr>
              <w:rPr>
                <w:b/>
                <w:bCs/>
              </w:rPr>
            </w:pPr>
            <w:r w:rsidRPr="00591BFF">
              <w:rPr>
                <w:b/>
                <w:bCs/>
              </w:rPr>
              <w:t>Internet</w:t>
            </w:r>
          </w:p>
          <w:p w14:paraId="397F289D" w14:textId="77777777" w:rsidR="00591BFF" w:rsidRPr="00591BFF" w:rsidRDefault="00591BFF" w:rsidP="00591BFF">
            <w:r w:rsidRPr="00591BFF">
              <w:t>a) To login into and access the SPM it is used.</w:t>
            </w:r>
          </w:p>
        </w:tc>
      </w:tr>
      <w:tr w:rsidR="00591BFF" w:rsidRPr="00591BFF" w14:paraId="0F27C4A9" w14:textId="77777777" w:rsidTr="008A0968">
        <w:tc>
          <w:tcPr>
            <w:tcW w:w="1261" w:type="dxa"/>
            <w:shd w:val="clear" w:color="auto" w:fill="C5E0B3" w:themeFill="accent6" w:themeFillTint="66"/>
          </w:tcPr>
          <w:p w14:paraId="3882A7E3" w14:textId="77777777" w:rsidR="00591BFF" w:rsidRPr="00591BFF" w:rsidRDefault="00591BFF" w:rsidP="00591BFF">
            <w:r w:rsidRPr="00591BFF">
              <w:lastRenderedPageBreak/>
              <w:t>Instructor-wise student performance based on the GPA of the students</w:t>
            </w:r>
          </w:p>
        </w:tc>
        <w:tc>
          <w:tcPr>
            <w:tcW w:w="1255" w:type="dxa"/>
          </w:tcPr>
          <w:p w14:paraId="076F8722" w14:textId="77777777" w:rsidR="00591BFF" w:rsidRPr="00591BFF" w:rsidRDefault="00591BFF" w:rsidP="00591BFF">
            <w:r w:rsidRPr="00591BFF">
              <w:rPr>
                <w:b/>
                <w:bCs/>
              </w:rPr>
              <w:t xml:space="preserve">Department Head: </w:t>
            </w:r>
          </w:p>
          <w:p w14:paraId="5C9FEAC2" w14:textId="77777777" w:rsidR="00591BFF" w:rsidRPr="00591BFF" w:rsidRDefault="00591BFF" w:rsidP="00591BFF">
            <w:r w:rsidRPr="00591BFF">
              <w:t>a) Logs into the system</w:t>
            </w:r>
          </w:p>
          <w:p w14:paraId="7DFDF249" w14:textId="77777777" w:rsidR="00591BFF" w:rsidRPr="00591BFF" w:rsidRDefault="00591BFF" w:rsidP="00591BFF">
            <w:r w:rsidRPr="00591BFF">
              <w:t>using</w:t>
            </w:r>
          </w:p>
          <w:p w14:paraId="1244C43F" w14:textId="77777777" w:rsidR="00591BFF" w:rsidRPr="00591BFF" w:rsidRDefault="00591BFF" w:rsidP="00591BFF">
            <w:r w:rsidRPr="00591BFF">
              <w:t>Department-I</w:t>
            </w:r>
          </w:p>
          <w:p w14:paraId="732963C0" w14:textId="77777777" w:rsidR="00591BFF" w:rsidRPr="00591BFF" w:rsidRDefault="00591BFF" w:rsidP="00591BFF">
            <w:r w:rsidRPr="00591BFF">
              <w:t>D and</w:t>
            </w:r>
          </w:p>
          <w:p w14:paraId="15E4A5CD" w14:textId="77777777" w:rsidR="00591BFF" w:rsidRPr="00591BFF" w:rsidRDefault="00591BFF" w:rsidP="00591BFF">
            <w:r w:rsidRPr="00591BFF">
              <w:t>Password. b) Inputs a</w:t>
            </w:r>
          </w:p>
          <w:p w14:paraId="7FB9766C" w14:textId="77777777" w:rsidR="00591BFF" w:rsidRPr="00591BFF" w:rsidRDefault="00591BFF" w:rsidP="00591BFF">
            <w:r w:rsidRPr="00591BFF">
              <w:t>particular</w:t>
            </w:r>
          </w:p>
          <w:p w14:paraId="0900FBFB" w14:textId="77777777" w:rsidR="00591BFF" w:rsidRPr="00591BFF" w:rsidRDefault="00591BFF" w:rsidP="00591BFF">
            <w:r w:rsidRPr="00591BFF">
              <w:t>instructor</w:t>
            </w:r>
          </w:p>
          <w:p w14:paraId="05CF91A5" w14:textId="77777777" w:rsidR="00591BFF" w:rsidRPr="00591BFF" w:rsidRDefault="00591BFF" w:rsidP="00591BFF">
            <w:r w:rsidRPr="00591BFF">
              <w:t>Name/ID</w:t>
            </w:r>
          </w:p>
          <w:p w14:paraId="07132908" w14:textId="77777777" w:rsidR="00591BFF" w:rsidRPr="00591BFF" w:rsidRDefault="00591BFF" w:rsidP="00591BFF">
            <w:r w:rsidRPr="00591BFF">
              <w:t>c)View the</w:t>
            </w:r>
          </w:p>
          <w:p w14:paraId="0519D354" w14:textId="77777777" w:rsidR="00591BFF" w:rsidRPr="00591BFF" w:rsidRDefault="00591BFF" w:rsidP="00591BFF">
            <w:r w:rsidRPr="00591BFF">
              <w:t>student</w:t>
            </w:r>
          </w:p>
          <w:p w14:paraId="4ACCF291" w14:textId="77777777" w:rsidR="00591BFF" w:rsidRPr="00591BFF" w:rsidRDefault="00591BFF" w:rsidP="00591BFF">
            <w:r w:rsidRPr="00591BFF">
              <w:t>performance</w:t>
            </w:r>
          </w:p>
          <w:p w14:paraId="33826F3B" w14:textId="77777777" w:rsidR="00591BFF" w:rsidRPr="00591BFF" w:rsidRDefault="00591BFF" w:rsidP="00591BFF">
            <w:r w:rsidRPr="00591BFF">
              <w:t>trend of</w:t>
            </w:r>
          </w:p>
          <w:p w14:paraId="2DF1FA02" w14:textId="77777777" w:rsidR="00591BFF" w:rsidRPr="00591BFF" w:rsidRDefault="00591BFF" w:rsidP="00591BFF">
            <w:r w:rsidRPr="00591BFF">
              <w:t>selected</w:t>
            </w:r>
          </w:p>
          <w:p w14:paraId="3710F4D2" w14:textId="77777777" w:rsidR="00591BFF" w:rsidRPr="00591BFF" w:rsidRDefault="00591BFF" w:rsidP="00591BFF">
            <w:r w:rsidRPr="00591BFF">
              <w:t>Instructor.</w:t>
            </w:r>
          </w:p>
          <w:p w14:paraId="208CEAD1" w14:textId="77777777" w:rsidR="00591BFF" w:rsidRPr="00591BFF" w:rsidRDefault="00591BFF" w:rsidP="00591BFF">
            <w:pPr>
              <w:rPr>
                <w:b/>
                <w:bCs/>
              </w:rPr>
            </w:pPr>
            <w:r w:rsidRPr="00591BFF">
              <w:rPr>
                <w:b/>
                <w:bCs/>
              </w:rPr>
              <w:t>Registrar’s office:</w:t>
            </w:r>
          </w:p>
          <w:p w14:paraId="59191530" w14:textId="77777777" w:rsidR="00591BFF" w:rsidRPr="00591BFF" w:rsidRDefault="00591BFF" w:rsidP="00591BFF">
            <w:r w:rsidRPr="00591BFF">
              <w:t>a) Logs into the system</w:t>
            </w:r>
          </w:p>
          <w:p w14:paraId="324EB44C" w14:textId="77777777" w:rsidR="00591BFF" w:rsidRPr="00591BFF" w:rsidRDefault="00591BFF" w:rsidP="00591BFF">
            <w:r w:rsidRPr="00591BFF">
              <w:t>using User-ID</w:t>
            </w:r>
          </w:p>
          <w:p w14:paraId="106783A1" w14:textId="77777777" w:rsidR="00591BFF" w:rsidRPr="00591BFF" w:rsidRDefault="00591BFF" w:rsidP="00591BFF">
            <w:r w:rsidRPr="00591BFF">
              <w:t>and</w:t>
            </w:r>
          </w:p>
          <w:p w14:paraId="6E317DEB" w14:textId="77777777" w:rsidR="00591BFF" w:rsidRPr="00591BFF" w:rsidRDefault="00591BFF" w:rsidP="00591BFF">
            <w:r w:rsidRPr="00591BFF">
              <w:t>password.</w:t>
            </w:r>
          </w:p>
          <w:p w14:paraId="7BB896AE" w14:textId="77777777" w:rsidR="00591BFF" w:rsidRPr="00591BFF" w:rsidRDefault="00591BFF" w:rsidP="00591BFF">
            <w:r w:rsidRPr="00591BFF">
              <w:t>b) Inputs a</w:t>
            </w:r>
          </w:p>
          <w:p w14:paraId="73798A38" w14:textId="77777777" w:rsidR="00591BFF" w:rsidRPr="00591BFF" w:rsidRDefault="00591BFF" w:rsidP="00591BFF">
            <w:r w:rsidRPr="00591BFF">
              <w:t>particular</w:t>
            </w:r>
          </w:p>
          <w:p w14:paraId="18B86DAC" w14:textId="77777777" w:rsidR="00591BFF" w:rsidRPr="00591BFF" w:rsidRDefault="00591BFF" w:rsidP="00591BFF">
            <w:r w:rsidRPr="00591BFF">
              <w:t>instructor</w:t>
            </w:r>
          </w:p>
          <w:p w14:paraId="7654258A" w14:textId="77777777" w:rsidR="00591BFF" w:rsidRPr="00591BFF" w:rsidRDefault="00591BFF" w:rsidP="00591BFF">
            <w:r w:rsidRPr="00591BFF">
              <w:t>c) View the</w:t>
            </w:r>
          </w:p>
          <w:p w14:paraId="153118F8" w14:textId="77777777" w:rsidR="00591BFF" w:rsidRPr="00591BFF" w:rsidRDefault="00591BFF" w:rsidP="00591BFF">
            <w:r w:rsidRPr="00591BFF">
              <w:t>student</w:t>
            </w:r>
          </w:p>
          <w:p w14:paraId="1797A30F" w14:textId="77777777" w:rsidR="00591BFF" w:rsidRPr="00591BFF" w:rsidRDefault="00591BFF" w:rsidP="00591BFF">
            <w:r w:rsidRPr="00591BFF">
              <w:t>performance</w:t>
            </w:r>
          </w:p>
          <w:p w14:paraId="2F573C6F" w14:textId="77777777" w:rsidR="00591BFF" w:rsidRPr="00591BFF" w:rsidRDefault="00591BFF" w:rsidP="00591BFF">
            <w:r w:rsidRPr="00591BFF">
              <w:t>trend of</w:t>
            </w:r>
          </w:p>
          <w:p w14:paraId="40B63AD4" w14:textId="77777777" w:rsidR="00591BFF" w:rsidRPr="00591BFF" w:rsidRDefault="00591BFF" w:rsidP="00591BFF">
            <w:r w:rsidRPr="00591BFF">
              <w:t>selected</w:t>
            </w:r>
          </w:p>
          <w:p w14:paraId="29FB9BF4" w14:textId="77777777" w:rsidR="00591BFF" w:rsidRPr="00591BFF" w:rsidRDefault="00591BFF" w:rsidP="00591BFF">
            <w:r w:rsidRPr="00591BFF">
              <w:t>Instructor.</w:t>
            </w:r>
          </w:p>
          <w:p w14:paraId="349A9750" w14:textId="77777777" w:rsidR="00591BFF" w:rsidRPr="00591BFF" w:rsidRDefault="00591BFF" w:rsidP="00591BFF">
            <w:pPr>
              <w:rPr>
                <w:b/>
                <w:bCs/>
              </w:rPr>
            </w:pPr>
            <w:r w:rsidRPr="00591BFF">
              <w:rPr>
                <w:b/>
                <w:bCs/>
              </w:rPr>
              <w:t>Faculty:</w:t>
            </w:r>
          </w:p>
          <w:p w14:paraId="29ABB054" w14:textId="77777777" w:rsidR="00591BFF" w:rsidRPr="00591BFF" w:rsidRDefault="00591BFF" w:rsidP="00591BFF">
            <w:pPr>
              <w:rPr>
                <w:b/>
                <w:bCs/>
              </w:rPr>
            </w:pPr>
            <w:r w:rsidRPr="00591BFF">
              <w:rPr>
                <w:b/>
                <w:bCs/>
              </w:rPr>
              <w:t xml:space="preserve"> </w:t>
            </w:r>
            <w:r w:rsidRPr="00591BFF">
              <w:t>a) Logs into the system</w:t>
            </w:r>
          </w:p>
          <w:p w14:paraId="3A985F4E" w14:textId="77777777" w:rsidR="00591BFF" w:rsidRPr="00591BFF" w:rsidRDefault="00591BFF" w:rsidP="00591BFF">
            <w:r w:rsidRPr="00591BFF">
              <w:t>using User-ID and</w:t>
            </w:r>
          </w:p>
          <w:p w14:paraId="028D168C" w14:textId="77777777" w:rsidR="00591BFF" w:rsidRPr="00591BFF" w:rsidRDefault="00591BFF" w:rsidP="00591BFF">
            <w:r w:rsidRPr="00591BFF">
              <w:t>password.</w:t>
            </w:r>
          </w:p>
          <w:p w14:paraId="79A698DA" w14:textId="77777777" w:rsidR="00591BFF" w:rsidRPr="00591BFF" w:rsidRDefault="00591BFF" w:rsidP="00591BFF">
            <w:r w:rsidRPr="00591BFF">
              <w:t xml:space="preserve">b) Input </w:t>
            </w:r>
            <w:proofErr w:type="gramStart"/>
            <w:r w:rsidRPr="00591BFF">
              <w:t>their</w:t>
            </w:r>
            <w:proofErr w:type="gramEnd"/>
          </w:p>
          <w:p w14:paraId="0742D28B" w14:textId="77777777" w:rsidR="00591BFF" w:rsidRPr="00591BFF" w:rsidRDefault="00591BFF" w:rsidP="00591BFF">
            <w:r w:rsidRPr="00591BFF">
              <w:t>Name/ID.</w:t>
            </w:r>
          </w:p>
          <w:p w14:paraId="2993E5E8" w14:textId="77777777" w:rsidR="00591BFF" w:rsidRPr="00591BFF" w:rsidRDefault="00591BFF" w:rsidP="00591BFF">
            <w:r w:rsidRPr="00591BFF">
              <w:lastRenderedPageBreak/>
              <w:t>c) View the</w:t>
            </w:r>
          </w:p>
          <w:p w14:paraId="29E7ACBB" w14:textId="77777777" w:rsidR="00591BFF" w:rsidRPr="00591BFF" w:rsidRDefault="00591BFF" w:rsidP="00591BFF">
            <w:r w:rsidRPr="00591BFF">
              <w:t>student</w:t>
            </w:r>
          </w:p>
          <w:p w14:paraId="37DA454C" w14:textId="77777777" w:rsidR="00591BFF" w:rsidRPr="00591BFF" w:rsidRDefault="00591BFF" w:rsidP="00591BFF">
            <w:r w:rsidRPr="00591BFF">
              <w:t>performance</w:t>
            </w:r>
          </w:p>
          <w:p w14:paraId="4BA13366" w14:textId="77777777" w:rsidR="00591BFF" w:rsidRPr="00591BFF" w:rsidRDefault="00591BFF" w:rsidP="00591BFF">
            <w:r w:rsidRPr="00591BFF">
              <w:t>trend.</w:t>
            </w:r>
          </w:p>
          <w:p w14:paraId="023DB224" w14:textId="77777777" w:rsidR="00591BFF" w:rsidRPr="00591BFF" w:rsidRDefault="00591BFF" w:rsidP="00591BFF">
            <w:pPr>
              <w:rPr>
                <w:b/>
                <w:bCs/>
              </w:rPr>
            </w:pPr>
            <w:r w:rsidRPr="00591BFF">
              <w:rPr>
                <w:b/>
                <w:bCs/>
              </w:rPr>
              <w:t>Dean</w:t>
            </w:r>
          </w:p>
          <w:p w14:paraId="13E7B9A4" w14:textId="77777777" w:rsidR="00591BFF" w:rsidRPr="00591BFF" w:rsidRDefault="00591BFF" w:rsidP="00591BFF">
            <w:r w:rsidRPr="00591BFF">
              <w:t>a) Logs into</w:t>
            </w:r>
          </w:p>
          <w:p w14:paraId="3BC982A7" w14:textId="77777777" w:rsidR="00591BFF" w:rsidRPr="00591BFF" w:rsidRDefault="00591BFF" w:rsidP="00591BFF">
            <w:r w:rsidRPr="00591BFF">
              <w:t>the system</w:t>
            </w:r>
          </w:p>
          <w:p w14:paraId="3CA60261" w14:textId="77777777" w:rsidR="00591BFF" w:rsidRPr="00591BFF" w:rsidRDefault="00591BFF" w:rsidP="00591BFF">
            <w:r w:rsidRPr="00591BFF">
              <w:t>using User-ID</w:t>
            </w:r>
          </w:p>
          <w:p w14:paraId="47B6288B" w14:textId="77777777" w:rsidR="00591BFF" w:rsidRPr="00591BFF" w:rsidRDefault="00591BFF" w:rsidP="00591BFF">
            <w:r w:rsidRPr="00591BFF">
              <w:t>and</w:t>
            </w:r>
          </w:p>
          <w:p w14:paraId="323E2627" w14:textId="77777777" w:rsidR="00591BFF" w:rsidRPr="00591BFF" w:rsidRDefault="00591BFF" w:rsidP="00591BFF">
            <w:r w:rsidRPr="00591BFF">
              <w:t>password.</w:t>
            </w:r>
          </w:p>
          <w:p w14:paraId="154A6EDA" w14:textId="77777777" w:rsidR="00591BFF" w:rsidRPr="00591BFF" w:rsidRDefault="00591BFF" w:rsidP="00591BFF">
            <w:r w:rsidRPr="00591BFF">
              <w:t>b) Inputs a</w:t>
            </w:r>
          </w:p>
          <w:p w14:paraId="638B5C03" w14:textId="77777777" w:rsidR="00591BFF" w:rsidRPr="00591BFF" w:rsidRDefault="00591BFF" w:rsidP="00591BFF">
            <w:r w:rsidRPr="00591BFF">
              <w:t>particular</w:t>
            </w:r>
          </w:p>
          <w:p w14:paraId="7455CF7B" w14:textId="77777777" w:rsidR="00591BFF" w:rsidRPr="00591BFF" w:rsidRDefault="00591BFF" w:rsidP="00591BFF">
            <w:r w:rsidRPr="00591BFF">
              <w:t>instructor</w:t>
            </w:r>
          </w:p>
          <w:p w14:paraId="1B058D35" w14:textId="77777777" w:rsidR="00591BFF" w:rsidRPr="00591BFF" w:rsidRDefault="00591BFF" w:rsidP="00591BFF">
            <w:r w:rsidRPr="00591BFF">
              <w:t>c)View the</w:t>
            </w:r>
          </w:p>
          <w:p w14:paraId="3F06F6E8" w14:textId="77777777" w:rsidR="00591BFF" w:rsidRPr="00591BFF" w:rsidRDefault="00591BFF" w:rsidP="00591BFF">
            <w:r w:rsidRPr="00591BFF">
              <w:t>student</w:t>
            </w:r>
          </w:p>
          <w:p w14:paraId="093AF528" w14:textId="77777777" w:rsidR="00591BFF" w:rsidRPr="00591BFF" w:rsidRDefault="00591BFF" w:rsidP="00591BFF">
            <w:r w:rsidRPr="00591BFF">
              <w:t>performance</w:t>
            </w:r>
          </w:p>
          <w:p w14:paraId="35DBAEF6" w14:textId="77777777" w:rsidR="00591BFF" w:rsidRPr="00591BFF" w:rsidRDefault="00591BFF" w:rsidP="00591BFF">
            <w:r w:rsidRPr="00591BFF">
              <w:t>trend of</w:t>
            </w:r>
          </w:p>
          <w:p w14:paraId="47D3EC62" w14:textId="77777777" w:rsidR="00591BFF" w:rsidRPr="00591BFF" w:rsidRDefault="00591BFF" w:rsidP="00591BFF">
            <w:r w:rsidRPr="00591BFF">
              <w:t>selected</w:t>
            </w:r>
          </w:p>
          <w:p w14:paraId="28203D5A" w14:textId="77777777" w:rsidR="00591BFF" w:rsidRPr="00591BFF" w:rsidRDefault="00591BFF" w:rsidP="00591BFF">
            <w:r w:rsidRPr="00591BFF">
              <w:t>instructor</w:t>
            </w:r>
          </w:p>
          <w:p w14:paraId="77DE5FB0" w14:textId="77777777" w:rsidR="00591BFF" w:rsidRPr="00591BFF" w:rsidRDefault="00591BFF" w:rsidP="00591BFF">
            <w:pPr>
              <w:rPr>
                <w:b/>
                <w:bCs/>
              </w:rPr>
            </w:pPr>
            <w:r w:rsidRPr="00591BFF">
              <w:rPr>
                <w:b/>
                <w:bCs/>
              </w:rPr>
              <w:t>VC</w:t>
            </w:r>
          </w:p>
          <w:p w14:paraId="2909D368" w14:textId="77777777" w:rsidR="00591BFF" w:rsidRPr="00591BFF" w:rsidRDefault="00591BFF" w:rsidP="00591BFF">
            <w:r w:rsidRPr="00591BFF">
              <w:t>a) Logs into</w:t>
            </w:r>
          </w:p>
          <w:p w14:paraId="790008FB" w14:textId="77777777" w:rsidR="00591BFF" w:rsidRPr="00591BFF" w:rsidRDefault="00591BFF" w:rsidP="00591BFF">
            <w:r w:rsidRPr="00591BFF">
              <w:t>the system</w:t>
            </w:r>
          </w:p>
          <w:p w14:paraId="11657AF9" w14:textId="77777777" w:rsidR="00591BFF" w:rsidRPr="00591BFF" w:rsidRDefault="00591BFF" w:rsidP="00591BFF">
            <w:r w:rsidRPr="00591BFF">
              <w:t>using User-ID</w:t>
            </w:r>
          </w:p>
          <w:p w14:paraId="7D2B6A9C" w14:textId="77777777" w:rsidR="00591BFF" w:rsidRPr="00591BFF" w:rsidRDefault="00591BFF" w:rsidP="00591BFF">
            <w:r w:rsidRPr="00591BFF">
              <w:t>and</w:t>
            </w:r>
          </w:p>
          <w:p w14:paraId="05A5DFCE" w14:textId="77777777" w:rsidR="00591BFF" w:rsidRPr="00591BFF" w:rsidRDefault="00591BFF" w:rsidP="00591BFF">
            <w:r w:rsidRPr="00591BFF">
              <w:t>password.</w:t>
            </w:r>
          </w:p>
          <w:p w14:paraId="4787A280" w14:textId="77777777" w:rsidR="00591BFF" w:rsidRPr="00591BFF" w:rsidRDefault="00591BFF" w:rsidP="00591BFF">
            <w:r w:rsidRPr="00591BFF">
              <w:t>b) Inputs a</w:t>
            </w:r>
          </w:p>
          <w:p w14:paraId="3971D8F9" w14:textId="77777777" w:rsidR="00591BFF" w:rsidRPr="00591BFF" w:rsidRDefault="00591BFF" w:rsidP="00591BFF">
            <w:r w:rsidRPr="00591BFF">
              <w:t>particular</w:t>
            </w:r>
          </w:p>
          <w:p w14:paraId="5F9DA571" w14:textId="77777777" w:rsidR="00591BFF" w:rsidRPr="00591BFF" w:rsidRDefault="00591BFF" w:rsidP="00591BFF">
            <w:r w:rsidRPr="00591BFF">
              <w:t>instructor</w:t>
            </w:r>
          </w:p>
          <w:p w14:paraId="3DE0C9DA" w14:textId="77777777" w:rsidR="00591BFF" w:rsidRPr="00591BFF" w:rsidRDefault="00591BFF" w:rsidP="00591BFF">
            <w:r w:rsidRPr="00591BFF">
              <w:t>c)View the</w:t>
            </w:r>
          </w:p>
          <w:p w14:paraId="73AC75F3" w14:textId="77777777" w:rsidR="00591BFF" w:rsidRPr="00591BFF" w:rsidRDefault="00591BFF" w:rsidP="00591BFF">
            <w:r w:rsidRPr="00591BFF">
              <w:t>student</w:t>
            </w:r>
          </w:p>
          <w:p w14:paraId="3A35EF9A" w14:textId="77777777" w:rsidR="00591BFF" w:rsidRPr="00591BFF" w:rsidRDefault="00591BFF" w:rsidP="00591BFF">
            <w:r w:rsidRPr="00591BFF">
              <w:t>performance</w:t>
            </w:r>
          </w:p>
          <w:p w14:paraId="4235B864" w14:textId="77777777" w:rsidR="00591BFF" w:rsidRPr="00591BFF" w:rsidRDefault="00591BFF" w:rsidP="00591BFF">
            <w:r w:rsidRPr="00591BFF">
              <w:t>trend of</w:t>
            </w:r>
          </w:p>
          <w:p w14:paraId="21EFBF2E" w14:textId="77777777" w:rsidR="00591BFF" w:rsidRPr="00591BFF" w:rsidRDefault="00591BFF" w:rsidP="00591BFF">
            <w:r w:rsidRPr="00591BFF">
              <w:t>selected</w:t>
            </w:r>
          </w:p>
          <w:p w14:paraId="0585FBF1" w14:textId="77777777" w:rsidR="00591BFF" w:rsidRPr="00591BFF" w:rsidRDefault="00591BFF" w:rsidP="00591BFF">
            <w:r w:rsidRPr="00591BFF">
              <w:t>instructor.</w:t>
            </w:r>
          </w:p>
        </w:tc>
        <w:tc>
          <w:tcPr>
            <w:tcW w:w="1313" w:type="dxa"/>
          </w:tcPr>
          <w:p w14:paraId="001EF0D2" w14:textId="77777777" w:rsidR="00591BFF" w:rsidRPr="00591BFF" w:rsidRDefault="00591BFF" w:rsidP="00591BFF"/>
        </w:tc>
        <w:tc>
          <w:tcPr>
            <w:tcW w:w="1313" w:type="dxa"/>
          </w:tcPr>
          <w:p w14:paraId="3E095878"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0793C592"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4B0F28F6" w14:textId="04317404"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1FA344AE" w14:textId="77777777" w:rsidR="00591BFF" w:rsidRPr="00591BFF" w:rsidRDefault="00591BFF" w:rsidP="00591BFF">
            <w:pPr>
              <w:rPr>
                <w:rFonts w:eastAsia="Times New Roman" w:cstheme="minorHAnsi"/>
              </w:rPr>
            </w:pPr>
          </w:p>
          <w:p w14:paraId="558E7C7C"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564A8081" w14:textId="291E0092" w:rsidR="00591BFF" w:rsidRPr="00591BFF" w:rsidRDefault="00B835F2" w:rsidP="00591BFF">
            <w:pPr>
              <w:rPr>
                <w:rFonts w:eastAsia="Times New Roman" w:cstheme="minorHAnsi"/>
                <w:b/>
                <w:bCs/>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0330BE71" w14:textId="77777777" w:rsidR="00591BFF" w:rsidRPr="00591BFF" w:rsidRDefault="00591BFF" w:rsidP="00591BFF">
            <w:pPr>
              <w:rPr>
                <w:rFonts w:eastAsia="Times New Roman" w:cstheme="minorHAnsi"/>
                <w:b/>
                <w:bCs/>
                <w:color w:val="000000"/>
              </w:rPr>
            </w:pPr>
          </w:p>
          <w:p w14:paraId="0006A5E9"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1A17793F"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119326B2"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5540481A"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1E1AEFF1" w14:textId="452424A6"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0A73AE4C"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12F24080"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72A12C63" w14:textId="77777777" w:rsidR="00591BFF" w:rsidRPr="00591BFF" w:rsidRDefault="00591BFF" w:rsidP="00591BFF">
            <w:pPr>
              <w:rPr>
                <w:rFonts w:cstheme="minorHAnsi"/>
              </w:rPr>
            </w:pPr>
          </w:p>
        </w:tc>
        <w:tc>
          <w:tcPr>
            <w:tcW w:w="1513" w:type="dxa"/>
          </w:tcPr>
          <w:p w14:paraId="2C30D384" w14:textId="77777777" w:rsidR="00591BFF" w:rsidRPr="00591BFF" w:rsidRDefault="00591BFF" w:rsidP="00591BFF">
            <w:pPr>
              <w:rPr>
                <w:b/>
                <w:bCs/>
              </w:rPr>
            </w:pPr>
            <w:r w:rsidRPr="00591BFF">
              <w:rPr>
                <w:b/>
                <w:bCs/>
              </w:rPr>
              <w:t>SPMS2.0</w:t>
            </w:r>
          </w:p>
          <w:p w14:paraId="682F4B0A" w14:textId="77777777" w:rsidR="00591BFF" w:rsidRPr="00591BFF" w:rsidRDefault="00591BFF" w:rsidP="00591BFF">
            <w:r w:rsidRPr="00591BFF">
              <w:t>a) The software will produce a performance trend </w:t>
            </w:r>
          </w:p>
        </w:tc>
        <w:tc>
          <w:tcPr>
            <w:tcW w:w="1530" w:type="dxa"/>
          </w:tcPr>
          <w:p w14:paraId="795EA189" w14:textId="77777777" w:rsidR="00591BFF" w:rsidRPr="00591BFF" w:rsidRDefault="00591BFF" w:rsidP="00591BFF">
            <w:pPr>
              <w:rPr>
                <w:b/>
                <w:bCs/>
              </w:rPr>
            </w:pPr>
            <w:r w:rsidRPr="00591BFF">
              <w:rPr>
                <w:b/>
                <w:bCs/>
              </w:rPr>
              <w:t>SPMS2.0</w:t>
            </w:r>
          </w:p>
          <w:p w14:paraId="3E67FBFB" w14:textId="77777777" w:rsidR="00591BFF" w:rsidRPr="00591BFF" w:rsidRDefault="00591BFF" w:rsidP="00591BFF">
            <w:pPr>
              <w:rPr>
                <w:b/>
                <w:bCs/>
              </w:rPr>
            </w:pPr>
            <w:r w:rsidRPr="00591BFF">
              <w:rPr>
                <w:b/>
                <w:bCs/>
              </w:rPr>
              <w:t>Database</w:t>
            </w:r>
          </w:p>
          <w:p w14:paraId="363AA5B9" w14:textId="77777777" w:rsidR="00591BFF" w:rsidRPr="00591BFF" w:rsidRDefault="00591BFF" w:rsidP="00591BFF">
            <w:r w:rsidRPr="00591BFF">
              <w:t>a) The</w:t>
            </w:r>
          </w:p>
          <w:p w14:paraId="02F4865F" w14:textId="77777777" w:rsidR="00591BFF" w:rsidRPr="00591BFF" w:rsidRDefault="00591BFF" w:rsidP="00591BFF">
            <w:r w:rsidRPr="00591BFF">
              <w:t>performance</w:t>
            </w:r>
          </w:p>
          <w:p w14:paraId="79D3AE05" w14:textId="77777777" w:rsidR="00591BFF" w:rsidRPr="00591BFF" w:rsidRDefault="00591BFF" w:rsidP="00591BFF">
            <w:r w:rsidRPr="00591BFF">
              <w:t>will be stored</w:t>
            </w:r>
          </w:p>
          <w:p w14:paraId="48C7E8E9" w14:textId="77777777" w:rsidR="00591BFF" w:rsidRPr="00591BFF" w:rsidRDefault="00591BFF" w:rsidP="00591BFF">
            <w:r w:rsidRPr="00591BFF">
              <w:t>and updated</w:t>
            </w:r>
          </w:p>
          <w:p w14:paraId="383EFD33" w14:textId="77777777" w:rsidR="00591BFF" w:rsidRPr="00591BFF" w:rsidRDefault="00591BFF" w:rsidP="00591BFF">
            <w:r w:rsidRPr="00591BFF">
              <w:t>in the</w:t>
            </w:r>
          </w:p>
          <w:p w14:paraId="63845D19" w14:textId="77777777" w:rsidR="00591BFF" w:rsidRPr="00591BFF" w:rsidRDefault="00591BFF" w:rsidP="00591BFF">
            <w:r w:rsidRPr="00591BFF">
              <w:t>database.</w:t>
            </w:r>
          </w:p>
        </w:tc>
        <w:tc>
          <w:tcPr>
            <w:tcW w:w="1350" w:type="dxa"/>
          </w:tcPr>
          <w:p w14:paraId="67F48489" w14:textId="77777777" w:rsidR="00591BFF" w:rsidRPr="00591BFF" w:rsidRDefault="00591BFF" w:rsidP="00591BFF">
            <w:pPr>
              <w:rPr>
                <w:b/>
                <w:bCs/>
              </w:rPr>
            </w:pPr>
            <w:r w:rsidRPr="00591BFF">
              <w:rPr>
                <w:b/>
                <w:bCs/>
              </w:rPr>
              <w:t>Internet</w:t>
            </w:r>
          </w:p>
          <w:p w14:paraId="2A8D70A9" w14:textId="77777777" w:rsidR="00591BFF" w:rsidRPr="00591BFF" w:rsidRDefault="00591BFF" w:rsidP="00591BFF">
            <w:r w:rsidRPr="00591BFF">
              <w:t>a) To login into and access the SPM it is used.</w:t>
            </w:r>
          </w:p>
        </w:tc>
      </w:tr>
      <w:tr w:rsidR="00591BFF" w:rsidRPr="00591BFF" w14:paraId="7B97E403" w14:textId="77777777" w:rsidTr="008A0968">
        <w:tc>
          <w:tcPr>
            <w:tcW w:w="1261" w:type="dxa"/>
            <w:shd w:val="clear" w:color="auto" w:fill="C5E0B3" w:themeFill="accent6" w:themeFillTint="66"/>
          </w:tcPr>
          <w:p w14:paraId="03B042E4" w14:textId="77777777" w:rsidR="00591BFF" w:rsidRPr="00591BFF" w:rsidRDefault="00591BFF" w:rsidP="00591BFF">
            <w:r w:rsidRPr="00591BFF">
              <w:t>Total PLO percentage achieved and attempted by the student along with the departmental average</w:t>
            </w:r>
          </w:p>
        </w:tc>
        <w:tc>
          <w:tcPr>
            <w:tcW w:w="1255" w:type="dxa"/>
          </w:tcPr>
          <w:p w14:paraId="1C02E0D9" w14:textId="77777777" w:rsidR="00591BFF" w:rsidRPr="00591BFF" w:rsidRDefault="00591BFF" w:rsidP="00591BFF">
            <w:r w:rsidRPr="00591BFF">
              <w:rPr>
                <w:b/>
                <w:bCs/>
              </w:rPr>
              <w:t>Student:</w:t>
            </w:r>
          </w:p>
          <w:p w14:paraId="3578AB44" w14:textId="77777777" w:rsidR="00591BFF" w:rsidRPr="00591BFF" w:rsidRDefault="00591BFF" w:rsidP="00591BFF">
            <w:r w:rsidRPr="00591BFF">
              <w:t>a) Logs into the system</w:t>
            </w:r>
          </w:p>
          <w:p w14:paraId="714F1FA6" w14:textId="77777777" w:rsidR="00591BFF" w:rsidRPr="00591BFF" w:rsidRDefault="00591BFF" w:rsidP="00591BFF">
            <w:r w:rsidRPr="00591BFF">
              <w:t>using Student-ID and</w:t>
            </w:r>
          </w:p>
          <w:p w14:paraId="037E1C3E" w14:textId="77777777" w:rsidR="00591BFF" w:rsidRPr="00591BFF" w:rsidRDefault="00591BFF" w:rsidP="00591BFF">
            <w:r w:rsidRPr="00591BFF">
              <w:t>Password</w:t>
            </w:r>
          </w:p>
          <w:p w14:paraId="180E3098" w14:textId="77777777" w:rsidR="00591BFF" w:rsidRPr="00591BFF" w:rsidRDefault="00591BFF" w:rsidP="00591BFF">
            <w:r w:rsidRPr="00591BFF">
              <w:t>b) Inputs the</w:t>
            </w:r>
          </w:p>
          <w:p w14:paraId="736B084A" w14:textId="77777777" w:rsidR="00591BFF" w:rsidRPr="00591BFF" w:rsidRDefault="00591BFF" w:rsidP="00591BFF">
            <w:r w:rsidRPr="00591BFF">
              <w:t>time- period</w:t>
            </w:r>
          </w:p>
          <w:p w14:paraId="6C29ED40" w14:textId="77777777" w:rsidR="00591BFF" w:rsidRPr="00591BFF" w:rsidRDefault="00591BFF" w:rsidP="00591BFF">
            <w:r w:rsidRPr="00591BFF">
              <w:lastRenderedPageBreak/>
              <w:t>c)Views their</w:t>
            </w:r>
          </w:p>
          <w:p w14:paraId="1F7F9F85" w14:textId="77777777" w:rsidR="00591BFF" w:rsidRPr="00591BFF" w:rsidRDefault="00591BFF" w:rsidP="00591BFF">
            <w:r w:rsidRPr="00591BFF">
              <w:t>comparison</w:t>
            </w:r>
          </w:p>
          <w:p w14:paraId="7E17811D" w14:textId="77777777" w:rsidR="00591BFF" w:rsidRPr="00591BFF" w:rsidRDefault="00591BFF" w:rsidP="00591BFF">
            <w:r w:rsidRPr="00591BFF">
              <w:t>of attempted</w:t>
            </w:r>
          </w:p>
          <w:p w14:paraId="66C12088" w14:textId="77777777" w:rsidR="00591BFF" w:rsidRPr="00591BFF" w:rsidRDefault="00591BFF" w:rsidP="00591BFF">
            <w:r w:rsidRPr="00591BFF">
              <w:t>vs achieved PLO</w:t>
            </w:r>
          </w:p>
          <w:p w14:paraId="1A09E9EF" w14:textId="77777777" w:rsidR="00591BFF" w:rsidRPr="00591BFF" w:rsidRDefault="00591BFF" w:rsidP="00591BFF">
            <w:r w:rsidRPr="00591BFF">
              <w:t>percentage</w:t>
            </w:r>
          </w:p>
          <w:p w14:paraId="09603837" w14:textId="77777777" w:rsidR="00591BFF" w:rsidRPr="00591BFF" w:rsidRDefault="00591BFF" w:rsidP="00591BFF">
            <w:r w:rsidRPr="00591BFF">
              <w:t>along with</w:t>
            </w:r>
          </w:p>
          <w:p w14:paraId="4B5946E9" w14:textId="77777777" w:rsidR="00591BFF" w:rsidRPr="00591BFF" w:rsidRDefault="00591BFF" w:rsidP="00591BFF">
            <w:r w:rsidRPr="00591BFF">
              <w:t>the</w:t>
            </w:r>
          </w:p>
          <w:p w14:paraId="3B022393" w14:textId="77777777" w:rsidR="00591BFF" w:rsidRPr="00591BFF" w:rsidRDefault="00591BFF" w:rsidP="00591BFF">
            <w:r w:rsidRPr="00591BFF">
              <w:t>departmental</w:t>
            </w:r>
          </w:p>
          <w:p w14:paraId="5C1B8A74" w14:textId="77777777" w:rsidR="00591BFF" w:rsidRPr="00591BFF" w:rsidRDefault="00591BFF" w:rsidP="00591BFF">
            <w:r w:rsidRPr="00591BFF">
              <w:t>Average.</w:t>
            </w:r>
          </w:p>
          <w:p w14:paraId="279B6BFE" w14:textId="77777777" w:rsidR="00591BFF" w:rsidRPr="00591BFF" w:rsidRDefault="00591BFF" w:rsidP="00591BFF">
            <w:pPr>
              <w:rPr>
                <w:b/>
                <w:bCs/>
              </w:rPr>
            </w:pPr>
          </w:p>
          <w:p w14:paraId="108ABFAD" w14:textId="77777777" w:rsidR="00591BFF" w:rsidRPr="00591BFF" w:rsidRDefault="00591BFF" w:rsidP="00591BFF">
            <w:pPr>
              <w:rPr>
                <w:b/>
                <w:bCs/>
              </w:rPr>
            </w:pPr>
            <w:r w:rsidRPr="00591BFF">
              <w:rPr>
                <w:b/>
                <w:bCs/>
              </w:rPr>
              <w:t>Department Head:</w:t>
            </w:r>
          </w:p>
          <w:p w14:paraId="35E7FF81" w14:textId="77777777" w:rsidR="00591BFF" w:rsidRPr="00591BFF" w:rsidRDefault="00591BFF" w:rsidP="00591BFF">
            <w:r w:rsidRPr="00591BFF">
              <w:t>a) Logs into the system</w:t>
            </w:r>
          </w:p>
          <w:p w14:paraId="2041BF6C" w14:textId="77777777" w:rsidR="00591BFF" w:rsidRPr="00591BFF" w:rsidRDefault="00591BFF" w:rsidP="00591BFF">
            <w:r w:rsidRPr="00591BFF">
              <w:t>using User-ID and</w:t>
            </w:r>
          </w:p>
          <w:p w14:paraId="1559579F" w14:textId="77777777" w:rsidR="00591BFF" w:rsidRPr="00591BFF" w:rsidRDefault="00591BFF" w:rsidP="00591BFF">
            <w:r w:rsidRPr="00591BFF">
              <w:t>Password</w:t>
            </w:r>
          </w:p>
          <w:p w14:paraId="1F8329E2" w14:textId="77777777" w:rsidR="00591BFF" w:rsidRPr="00591BFF" w:rsidRDefault="00591BFF" w:rsidP="00591BFF">
            <w:r w:rsidRPr="00591BFF">
              <w:t>b) Inputs the time- period</w:t>
            </w:r>
          </w:p>
          <w:p w14:paraId="05EA82A5" w14:textId="77777777" w:rsidR="00591BFF" w:rsidRPr="00591BFF" w:rsidRDefault="00591BFF" w:rsidP="00591BFF">
            <w:r w:rsidRPr="00591BFF">
              <w:t>c) Views the comparison of students</w:t>
            </w:r>
          </w:p>
          <w:p w14:paraId="10A2A89F" w14:textId="77777777" w:rsidR="00591BFF" w:rsidRPr="00591BFF" w:rsidRDefault="00591BFF" w:rsidP="00591BFF">
            <w:r w:rsidRPr="00591BFF">
              <w:t>attempted</w:t>
            </w:r>
          </w:p>
          <w:p w14:paraId="4B2B8379" w14:textId="77777777" w:rsidR="00591BFF" w:rsidRPr="00591BFF" w:rsidRDefault="00591BFF" w:rsidP="00591BFF">
            <w:r w:rsidRPr="00591BFF">
              <w:t>PLO vs</w:t>
            </w:r>
          </w:p>
          <w:p w14:paraId="5F5F9D22" w14:textId="77777777" w:rsidR="00591BFF" w:rsidRPr="00591BFF" w:rsidRDefault="00591BFF" w:rsidP="00591BFF">
            <w:r w:rsidRPr="00591BFF">
              <w:t>achieved</w:t>
            </w:r>
          </w:p>
          <w:p w14:paraId="721C1BEE" w14:textId="77777777" w:rsidR="00591BFF" w:rsidRPr="00591BFF" w:rsidRDefault="00591BFF" w:rsidP="00591BFF">
            <w:r w:rsidRPr="00591BFF">
              <w:t>PLO</w:t>
            </w:r>
          </w:p>
          <w:p w14:paraId="3B687FF5" w14:textId="77777777" w:rsidR="00591BFF" w:rsidRPr="00591BFF" w:rsidRDefault="00591BFF" w:rsidP="00591BFF">
            <w:r w:rsidRPr="00591BFF">
              <w:t>percentage</w:t>
            </w:r>
          </w:p>
          <w:p w14:paraId="3301B5A4" w14:textId="77777777" w:rsidR="00591BFF" w:rsidRPr="00591BFF" w:rsidRDefault="00591BFF" w:rsidP="00591BFF">
            <w:r w:rsidRPr="00591BFF">
              <w:t>along with</w:t>
            </w:r>
          </w:p>
          <w:p w14:paraId="63A23409" w14:textId="77777777" w:rsidR="00591BFF" w:rsidRPr="00591BFF" w:rsidRDefault="00591BFF" w:rsidP="00591BFF">
            <w:r w:rsidRPr="00591BFF">
              <w:t>the</w:t>
            </w:r>
          </w:p>
          <w:p w14:paraId="60B326D8" w14:textId="77777777" w:rsidR="00591BFF" w:rsidRPr="00591BFF" w:rsidRDefault="00591BFF" w:rsidP="00591BFF">
            <w:r w:rsidRPr="00591BFF">
              <w:t>departmental</w:t>
            </w:r>
          </w:p>
          <w:p w14:paraId="53E603AF" w14:textId="77777777" w:rsidR="00591BFF" w:rsidRPr="00591BFF" w:rsidRDefault="00591BFF" w:rsidP="00591BFF">
            <w:r w:rsidRPr="00591BFF">
              <w:t>average.</w:t>
            </w:r>
          </w:p>
          <w:p w14:paraId="3A283AE6" w14:textId="77777777" w:rsidR="00591BFF" w:rsidRPr="00591BFF" w:rsidRDefault="00591BFF" w:rsidP="00591BFF">
            <w:pPr>
              <w:rPr>
                <w:b/>
                <w:bCs/>
              </w:rPr>
            </w:pPr>
            <w:r w:rsidRPr="00591BFF">
              <w:rPr>
                <w:b/>
                <w:bCs/>
              </w:rPr>
              <w:t>Registrar’s office:</w:t>
            </w:r>
          </w:p>
          <w:p w14:paraId="346859BB" w14:textId="77777777" w:rsidR="00591BFF" w:rsidRPr="00591BFF" w:rsidRDefault="00591BFF" w:rsidP="00591BFF">
            <w:r w:rsidRPr="00591BFF">
              <w:t>a) Logs into the system</w:t>
            </w:r>
          </w:p>
          <w:p w14:paraId="22471C0C" w14:textId="77777777" w:rsidR="00591BFF" w:rsidRPr="00591BFF" w:rsidRDefault="00591BFF" w:rsidP="00591BFF">
            <w:r w:rsidRPr="00591BFF">
              <w:t>using User-ID and</w:t>
            </w:r>
          </w:p>
          <w:p w14:paraId="1D0BCC48" w14:textId="77777777" w:rsidR="00591BFF" w:rsidRPr="00591BFF" w:rsidRDefault="00591BFF" w:rsidP="00591BFF">
            <w:r w:rsidRPr="00591BFF">
              <w:t>Password</w:t>
            </w:r>
          </w:p>
          <w:p w14:paraId="68A8AA6A" w14:textId="77777777" w:rsidR="00591BFF" w:rsidRPr="00591BFF" w:rsidRDefault="00591BFF" w:rsidP="00591BFF">
            <w:r w:rsidRPr="00591BFF">
              <w:t>b) Inputs the time- period</w:t>
            </w:r>
          </w:p>
          <w:p w14:paraId="299E908E" w14:textId="77777777" w:rsidR="00591BFF" w:rsidRPr="00591BFF" w:rsidRDefault="00591BFF" w:rsidP="00591BFF">
            <w:r w:rsidRPr="00591BFF">
              <w:lastRenderedPageBreak/>
              <w:t>c) Views the</w:t>
            </w:r>
          </w:p>
          <w:p w14:paraId="431C6E94" w14:textId="77777777" w:rsidR="00591BFF" w:rsidRPr="00591BFF" w:rsidRDefault="00591BFF" w:rsidP="00591BFF">
            <w:r w:rsidRPr="00591BFF">
              <w:t>comparison</w:t>
            </w:r>
          </w:p>
          <w:p w14:paraId="34CAF92F" w14:textId="77777777" w:rsidR="00591BFF" w:rsidRPr="00591BFF" w:rsidRDefault="00591BFF" w:rsidP="00591BFF">
            <w:r w:rsidRPr="00591BFF">
              <w:t>of students</w:t>
            </w:r>
          </w:p>
          <w:p w14:paraId="69C65C9C" w14:textId="77777777" w:rsidR="00591BFF" w:rsidRPr="00591BFF" w:rsidRDefault="00591BFF" w:rsidP="00591BFF">
            <w:r w:rsidRPr="00591BFF">
              <w:t>Attempted PLO vs</w:t>
            </w:r>
          </w:p>
          <w:p w14:paraId="79DBB305" w14:textId="77777777" w:rsidR="00591BFF" w:rsidRPr="00591BFF" w:rsidRDefault="00591BFF" w:rsidP="00591BFF">
            <w:r w:rsidRPr="00591BFF">
              <w:t>achieved</w:t>
            </w:r>
          </w:p>
          <w:p w14:paraId="7C6FCBA9" w14:textId="77777777" w:rsidR="00591BFF" w:rsidRPr="00591BFF" w:rsidRDefault="00591BFF" w:rsidP="00591BFF">
            <w:r w:rsidRPr="00591BFF">
              <w:t>PLO</w:t>
            </w:r>
          </w:p>
          <w:p w14:paraId="67E5148B" w14:textId="77777777" w:rsidR="00591BFF" w:rsidRPr="00591BFF" w:rsidRDefault="00591BFF" w:rsidP="00591BFF">
            <w:r w:rsidRPr="00591BFF">
              <w:t>percentage</w:t>
            </w:r>
          </w:p>
          <w:p w14:paraId="5A5205F7" w14:textId="77777777" w:rsidR="00591BFF" w:rsidRPr="00591BFF" w:rsidRDefault="00591BFF" w:rsidP="00591BFF">
            <w:r w:rsidRPr="00591BFF">
              <w:t>along with</w:t>
            </w:r>
          </w:p>
          <w:p w14:paraId="17BBBD09" w14:textId="77777777" w:rsidR="00591BFF" w:rsidRPr="00591BFF" w:rsidRDefault="00591BFF" w:rsidP="00591BFF">
            <w:r w:rsidRPr="00591BFF">
              <w:t>the</w:t>
            </w:r>
          </w:p>
          <w:p w14:paraId="184FAFC1" w14:textId="77777777" w:rsidR="00591BFF" w:rsidRPr="00591BFF" w:rsidRDefault="00591BFF" w:rsidP="00591BFF">
            <w:r w:rsidRPr="00591BFF">
              <w:t>departmental</w:t>
            </w:r>
          </w:p>
          <w:p w14:paraId="44163C68" w14:textId="77777777" w:rsidR="00591BFF" w:rsidRPr="00591BFF" w:rsidRDefault="00591BFF" w:rsidP="00591BFF">
            <w:r w:rsidRPr="00591BFF">
              <w:t>average.</w:t>
            </w:r>
          </w:p>
          <w:p w14:paraId="24182B96" w14:textId="77777777" w:rsidR="00591BFF" w:rsidRPr="00591BFF" w:rsidRDefault="00591BFF" w:rsidP="00591BFF">
            <w:pPr>
              <w:rPr>
                <w:b/>
                <w:bCs/>
              </w:rPr>
            </w:pPr>
            <w:r w:rsidRPr="00591BFF">
              <w:rPr>
                <w:b/>
                <w:bCs/>
              </w:rPr>
              <w:t>Faculty:</w:t>
            </w:r>
          </w:p>
          <w:p w14:paraId="4E4CF01C" w14:textId="77777777" w:rsidR="00591BFF" w:rsidRPr="00591BFF" w:rsidRDefault="00591BFF" w:rsidP="00591BFF">
            <w:r w:rsidRPr="00591BFF">
              <w:t>a) Logs into the system</w:t>
            </w:r>
          </w:p>
          <w:p w14:paraId="78A43B1C" w14:textId="77777777" w:rsidR="00591BFF" w:rsidRPr="00591BFF" w:rsidRDefault="00591BFF" w:rsidP="00591BFF">
            <w:r w:rsidRPr="00591BFF">
              <w:t>using User-ID and</w:t>
            </w:r>
          </w:p>
          <w:p w14:paraId="4F7C9250" w14:textId="77777777" w:rsidR="00591BFF" w:rsidRPr="00591BFF" w:rsidRDefault="00591BFF" w:rsidP="00591BFF">
            <w:r w:rsidRPr="00591BFF">
              <w:t>Password.</w:t>
            </w:r>
          </w:p>
          <w:p w14:paraId="7905EBB0" w14:textId="77777777" w:rsidR="00591BFF" w:rsidRPr="00591BFF" w:rsidRDefault="00591BFF" w:rsidP="00591BFF">
            <w:r w:rsidRPr="00591BFF">
              <w:t>b) Inputs the</w:t>
            </w:r>
          </w:p>
          <w:p w14:paraId="732FBCF7" w14:textId="77777777" w:rsidR="00591BFF" w:rsidRPr="00591BFF" w:rsidRDefault="00591BFF" w:rsidP="00591BFF">
            <w:r w:rsidRPr="00591BFF">
              <w:t>time period.</w:t>
            </w:r>
          </w:p>
          <w:p w14:paraId="09713DA7" w14:textId="77777777" w:rsidR="00591BFF" w:rsidRPr="00591BFF" w:rsidRDefault="00591BFF" w:rsidP="00591BFF">
            <w:r w:rsidRPr="00591BFF">
              <w:t>c) Views the</w:t>
            </w:r>
          </w:p>
          <w:p w14:paraId="5856F520" w14:textId="77777777" w:rsidR="00591BFF" w:rsidRPr="00591BFF" w:rsidRDefault="00591BFF" w:rsidP="00591BFF">
            <w:r w:rsidRPr="00591BFF">
              <w:t>comparison of students</w:t>
            </w:r>
          </w:p>
          <w:p w14:paraId="1B06B514" w14:textId="77777777" w:rsidR="00591BFF" w:rsidRPr="00591BFF" w:rsidRDefault="00591BFF" w:rsidP="00591BFF">
            <w:r w:rsidRPr="00591BFF">
              <w:t>attempted</w:t>
            </w:r>
          </w:p>
          <w:p w14:paraId="6B5D7BAE" w14:textId="77777777" w:rsidR="00591BFF" w:rsidRPr="00591BFF" w:rsidRDefault="00591BFF" w:rsidP="00591BFF">
            <w:r w:rsidRPr="00591BFF">
              <w:t>PLO vs</w:t>
            </w:r>
          </w:p>
          <w:p w14:paraId="7C5EC3FC" w14:textId="77777777" w:rsidR="00591BFF" w:rsidRPr="00591BFF" w:rsidRDefault="00591BFF" w:rsidP="00591BFF">
            <w:r w:rsidRPr="00591BFF">
              <w:t>achieved</w:t>
            </w:r>
          </w:p>
          <w:p w14:paraId="5A918B76" w14:textId="77777777" w:rsidR="00591BFF" w:rsidRPr="00591BFF" w:rsidRDefault="00591BFF" w:rsidP="00591BFF">
            <w:r w:rsidRPr="00591BFF">
              <w:t>PLO</w:t>
            </w:r>
          </w:p>
          <w:p w14:paraId="1CA023E2" w14:textId="77777777" w:rsidR="00591BFF" w:rsidRPr="00591BFF" w:rsidRDefault="00591BFF" w:rsidP="00591BFF">
            <w:r w:rsidRPr="00591BFF">
              <w:t>percentage</w:t>
            </w:r>
          </w:p>
          <w:p w14:paraId="468D4BCD" w14:textId="77777777" w:rsidR="00591BFF" w:rsidRPr="00591BFF" w:rsidRDefault="00591BFF" w:rsidP="00591BFF">
            <w:r w:rsidRPr="00591BFF">
              <w:t>along with</w:t>
            </w:r>
          </w:p>
          <w:p w14:paraId="35A1C1E1" w14:textId="77777777" w:rsidR="00591BFF" w:rsidRPr="00591BFF" w:rsidRDefault="00591BFF" w:rsidP="00591BFF">
            <w:r w:rsidRPr="00591BFF">
              <w:t>the</w:t>
            </w:r>
          </w:p>
          <w:p w14:paraId="19979661" w14:textId="77777777" w:rsidR="00591BFF" w:rsidRPr="00591BFF" w:rsidRDefault="00591BFF" w:rsidP="00591BFF">
            <w:r w:rsidRPr="00591BFF">
              <w:t>departmental</w:t>
            </w:r>
          </w:p>
          <w:p w14:paraId="6770BF35" w14:textId="77777777" w:rsidR="00591BFF" w:rsidRPr="00591BFF" w:rsidRDefault="00591BFF" w:rsidP="00591BFF">
            <w:r w:rsidRPr="00591BFF">
              <w:t>Average.</w:t>
            </w:r>
          </w:p>
          <w:p w14:paraId="6B644864" w14:textId="77777777" w:rsidR="00591BFF" w:rsidRPr="00591BFF" w:rsidRDefault="00591BFF" w:rsidP="00591BFF">
            <w:pPr>
              <w:rPr>
                <w:b/>
                <w:bCs/>
              </w:rPr>
            </w:pPr>
            <w:r w:rsidRPr="00591BFF">
              <w:rPr>
                <w:b/>
                <w:bCs/>
              </w:rPr>
              <w:t>Dean</w:t>
            </w:r>
          </w:p>
          <w:p w14:paraId="013A1300" w14:textId="77777777" w:rsidR="00591BFF" w:rsidRPr="00591BFF" w:rsidRDefault="00591BFF" w:rsidP="00591BFF">
            <w:r w:rsidRPr="00591BFF">
              <w:t>a) Logs into</w:t>
            </w:r>
          </w:p>
          <w:p w14:paraId="2BF7A56B" w14:textId="77777777" w:rsidR="00591BFF" w:rsidRPr="00591BFF" w:rsidRDefault="00591BFF" w:rsidP="00591BFF">
            <w:r w:rsidRPr="00591BFF">
              <w:t>the system</w:t>
            </w:r>
          </w:p>
          <w:p w14:paraId="5691B91C" w14:textId="77777777" w:rsidR="00591BFF" w:rsidRPr="00591BFF" w:rsidRDefault="00591BFF" w:rsidP="00591BFF">
            <w:r w:rsidRPr="00591BFF">
              <w:t>using User</w:t>
            </w:r>
          </w:p>
          <w:p w14:paraId="2F775834" w14:textId="77777777" w:rsidR="00591BFF" w:rsidRPr="00591BFF" w:rsidRDefault="00591BFF" w:rsidP="00591BFF">
            <w:r w:rsidRPr="00591BFF">
              <w:t>ID and</w:t>
            </w:r>
          </w:p>
          <w:p w14:paraId="107F89C7" w14:textId="77777777" w:rsidR="00591BFF" w:rsidRPr="00591BFF" w:rsidRDefault="00591BFF" w:rsidP="00591BFF">
            <w:r w:rsidRPr="00591BFF">
              <w:t>Password</w:t>
            </w:r>
          </w:p>
          <w:p w14:paraId="07D54454" w14:textId="77777777" w:rsidR="00591BFF" w:rsidRPr="00591BFF" w:rsidRDefault="00591BFF" w:rsidP="00591BFF">
            <w:r w:rsidRPr="00591BFF">
              <w:t>b) Inputs the time period</w:t>
            </w:r>
          </w:p>
          <w:p w14:paraId="1BAB045D" w14:textId="77777777" w:rsidR="00591BFF" w:rsidRPr="00591BFF" w:rsidRDefault="00591BFF" w:rsidP="00591BFF">
            <w:r w:rsidRPr="00591BFF">
              <w:t>c) Views the</w:t>
            </w:r>
          </w:p>
          <w:p w14:paraId="0AD31FF5" w14:textId="77777777" w:rsidR="00591BFF" w:rsidRPr="00591BFF" w:rsidRDefault="00591BFF" w:rsidP="00591BFF">
            <w:r w:rsidRPr="00591BFF">
              <w:lastRenderedPageBreak/>
              <w:t>comparison of students</w:t>
            </w:r>
          </w:p>
          <w:p w14:paraId="607DA802" w14:textId="77777777" w:rsidR="00591BFF" w:rsidRPr="00591BFF" w:rsidRDefault="00591BFF" w:rsidP="00591BFF">
            <w:r w:rsidRPr="00591BFF">
              <w:t>Attempted PLO vs</w:t>
            </w:r>
          </w:p>
          <w:p w14:paraId="4FA342CC" w14:textId="77777777" w:rsidR="00591BFF" w:rsidRPr="00591BFF" w:rsidRDefault="00591BFF" w:rsidP="00591BFF">
            <w:r w:rsidRPr="00591BFF">
              <w:t>achieved</w:t>
            </w:r>
          </w:p>
          <w:p w14:paraId="45465F6E" w14:textId="77777777" w:rsidR="00591BFF" w:rsidRPr="00591BFF" w:rsidRDefault="00591BFF" w:rsidP="00591BFF">
            <w:r w:rsidRPr="00591BFF">
              <w:t>PLO</w:t>
            </w:r>
          </w:p>
          <w:p w14:paraId="37C7D834" w14:textId="77777777" w:rsidR="00591BFF" w:rsidRPr="00591BFF" w:rsidRDefault="00591BFF" w:rsidP="00591BFF">
            <w:r w:rsidRPr="00591BFF">
              <w:t>percentage</w:t>
            </w:r>
          </w:p>
          <w:p w14:paraId="08BE032F" w14:textId="77777777" w:rsidR="00591BFF" w:rsidRPr="00591BFF" w:rsidRDefault="00591BFF" w:rsidP="00591BFF">
            <w:r w:rsidRPr="00591BFF">
              <w:t>along with</w:t>
            </w:r>
          </w:p>
          <w:p w14:paraId="7C8CCFB4" w14:textId="77777777" w:rsidR="00591BFF" w:rsidRPr="00591BFF" w:rsidRDefault="00591BFF" w:rsidP="00591BFF">
            <w:r w:rsidRPr="00591BFF">
              <w:t>the</w:t>
            </w:r>
          </w:p>
          <w:p w14:paraId="41091DFB" w14:textId="77777777" w:rsidR="00591BFF" w:rsidRPr="00591BFF" w:rsidRDefault="00591BFF" w:rsidP="00591BFF">
            <w:r w:rsidRPr="00591BFF">
              <w:t>departmental</w:t>
            </w:r>
          </w:p>
          <w:p w14:paraId="15D00E1D" w14:textId="77777777" w:rsidR="00591BFF" w:rsidRPr="00591BFF" w:rsidRDefault="00591BFF" w:rsidP="00591BFF">
            <w:r w:rsidRPr="00591BFF">
              <w:t>average.</w:t>
            </w:r>
          </w:p>
          <w:p w14:paraId="69BA1F89" w14:textId="77777777" w:rsidR="00591BFF" w:rsidRPr="00591BFF" w:rsidRDefault="00591BFF" w:rsidP="00591BFF">
            <w:pPr>
              <w:rPr>
                <w:b/>
                <w:bCs/>
              </w:rPr>
            </w:pPr>
            <w:r w:rsidRPr="00591BFF">
              <w:rPr>
                <w:b/>
                <w:bCs/>
              </w:rPr>
              <w:t>VC</w:t>
            </w:r>
          </w:p>
          <w:p w14:paraId="2458C308" w14:textId="77777777" w:rsidR="00591BFF" w:rsidRPr="00591BFF" w:rsidRDefault="00591BFF" w:rsidP="00591BFF">
            <w:r w:rsidRPr="00591BFF">
              <w:t>a) Logs into the system</w:t>
            </w:r>
          </w:p>
          <w:p w14:paraId="7C3ED1D6" w14:textId="77777777" w:rsidR="00591BFF" w:rsidRPr="00591BFF" w:rsidRDefault="00591BFF" w:rsidP="00591BFF">
            <w:r w:rsidRPr="00591BFF">
              <w:t>using User-ID and</w:t>
            </w:r>
          </w:p>
          <w:p w14:paraId="1104E6F8" w14:textId="77777777" w:rsidR="00591BFF" w:rsidRPr="00591BFF" w:rsidRDefault="00591BFF" w:rsidP="00591BFF">
            <w:r w:rsidRPr="00591BFF">
              <w:t>Password.</w:t>
            </w:r>
          </w:p>
          <w:p w14:paraId="041D850D" w14:textId="77777777" w:rsidR="00591BFF" w:rsidRPr="00591BFF" w:rsidRDefault="00591BFF" w:rsidP="00591BFF">
            <w:r w:rsidRPr="00591BFF">
              <w:t>b) Inputs the time- period.</w:t>
            </w:r>
          </w:p>
          <w:p w14:paraId="7B85E5BD" w14:textId="77777777" w:rsidR="00591BFF" w:rsidRPr="00591BFF" w:rsidRDefault="00591BFF" w:rsidP="00591BFF">
            <w:r w:rsidRPr="00591BFF">
              <w:t>c) Views the</w:t>
            </w:r>
          </w:p>
          <w:p w14:paraId="5ACB6F55" w14:textId="77777777" w:rsidR="00591BFF" w:rsidRPr="00591BFF" w:rsidRDefault="00591BFF" w:rsidP="00591BFF">
            <w:r w:rsidRPr="00591BFF">
              <w:t>comparison of students</w:t>
            </w:r>
          </w:p>
          <w:p w14:paraId="497AEA78" w14:textId="77777777" w:rsidR="00591BFF" w:rsidRPr="00591BFF" w:rsidRDefault="00591BFF" w:rsidP="00591BFF">
            <w:r w:rsidRPr="00591BFF">
              <w:t>attempted</w:t>
            </w:r>
          </w:p>
          <w:p w14:paraId="0B81C83A" w14:textId="77777777" w:rsidR="00591BFF" w:rsidRPr="00591BFF" w:rsidRDefault="00591BFF" w:rsidP="00591BFF">
            <w:r w:rsidRPr="00591BFF">
              <w:t>PLO vs</w:t>
            </w:r>
          </w:p>
          <w:p w14:paraId="0CEB0941" w14:textId="77777777" w:rsidR="00591BFF" w:rsidRPr="00591BFF" w:rsidRDefault="00591BFF" w:rsidP="00591BFF">
            <w:r w:rsidRPr="00591BFF">
              <w:t>achieved</w:t>
            </w:r>
          </w:p>
          <w:p w14:paraId="2FCEAE39" w14:textId="77777777" w:rsidR="00591BFF" w:rsidRPr="00591BFF" w:rsidRDefault="00591BFF" w:rsidP="00591BFF">
            <w:r w:rsidRPr="00591BFF">
              <w:t>PLO</w:t>
            </w:r>
          </w:p>
          <w:p w14:paraId="26FE8F9C" w14:textId="77777777" w:rsidR="00591BFF" w:rsidRPr="00591BFF" w:rsidRDefault="00591BFF" w:rsidP="00591BFF">
            <w:r w:rsidRPr="00591BFF">
              <w:t>percentage</w:t>
            </w:r>
          </w:p>
          <w:p w14:paraId="0ED8116B" w14:textId="77777777" w:rsidR="00591BFF" w:rsidRPr="00591BFF" w:rsidRDefault="00591BFF" w:rsidP="00591BFF">
            <w:r w:rsidRPr="00591BFF">
              <w:t>along with</w:t>
            </w:r>
          </w:p>
          <w:p w14:paraId="1220DCC3" w14:textId="77777777" w:rsidR="00591BFF" w:rsidRPr="00591BFF" w:rsidRDefault="00591BFF" w:rsidP="00591BFF">
            <w:r w:rsidRPr="00591BFF">
              <w:t>the</w:t>
            </w:r>
          </w:p>
          <w:p w14:paraId="11C1E2BC" w14:textId="77777777" w:rsidR="00591BFF" w:rsidRPr="00591BFF" w:rsidRDefault="00591BFF" w:rsidP="00591BFF">
            <w:r w:rsidRPr="00591BFF">
              <w:t>departmental</w:t>
            </w:r>
          </w:p>
          <w:p w14:paraId="5623FB1F" w14:textId="77777777" w:rsidR="00591BFF" w:rsidRPr="00591BFF" w:rsidRDefault="00591BFF" w:rsidP="00591BFF">
            <w:r w:rsidRPr="00591BFF">
              <w:t>average.</w:t>
            </w:r>
          </w:p>
        </w:tc>
        <w:tc>
          <w:tcPr>
            <w:tcW w:w="1313" w:type="dxa"/>
          </w:tcPr>
          <w:p w14:paraId="3D65B046" w14:textId="77777777" w:rsidR="00591BFF" w:rsidRPr="00591BFF" w:rsidRDefault="00591BFF" w:rsidP="00591BFF"/>
        </w:tc>
        <w:tc>
          <w:tcPr>
            <w:tcW w:w="1313" w:type="dxa"/>
          </w:tcPr>
          <w:p w14:paraId="0128495F"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0193701F"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104107FE" w14:textId="60FF63F2"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29DC5920" w14:textId="77777777" w:rsidR="00591BFF" w:rsidRPr="00591BFF" w:rsidRDefault="00591BFF" w:rsidP="00591BFF">
            <w:pPr>
              <w:rPr>
                <w:rFonts w:eastAsia="Times New Roman" w:cstheme="minorHAnsi"/>
              </w:rPr>
            </w:pPr>
          </w:p>
          <w:p w14:paraId="0553F483"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00D7F330" w14:textId="2EA3C771"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w:t>
            </w:r>
            <w:r w:rsidR="00591BFF" w:rsidRPr="00591BFF">
              <w:rPr>
                <w:rFonts w:eastAsia="Times New Roman" w:cstheme="minorHAnsi"/>
                <w:color w:val="000000"/>
              </w:rPr>
              <w:lastRenderedPageBreak/>
              <w:t>the report if need be.</w:t>
            </w:r>
          </w:p>
          <w:p w14:paraId="77992CFF" w14:textId="77777777" w:rsidR="00591BFF" w:rsidRPr="00591BFF" w:rsidRDefault="00591BFF" w:rsidP="00591BFF">
            <w:pPr>
              <w:rPr>
                <w:rFonts w:eastAsia="Times New Roman" w:cstheme="minorHAnsi"/>
                <w:b/>
                <w:bCs/>
                <w:color w:val="000000"/>
              </w:rPr>
            </w:pPr>
          </w:p>
          <w:p w14:paraId="4A602FCE" w14:textId="77777777" w:rsidR="00591BFF" w:rsidRPr="00591BFF" w:rsidRDefault="00591BFF" w:rsidP="00591BFF">
            <w:pPr>
              <w:rPr>
                <w:rFonts w:eastAsia="Times New Roman" w:cstheme="minorHAnsi"/>
                <w:b/>
                <w:bCs/>
                <w:color w:val="000000"/>
              </w:rPr>
            </w:pPr>
          </w:p>
          <w:p w14:paraId="6716D484"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71E3AE42"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46A0FFCE"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298255FB"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0829575A" w14:textId="30FC6F79"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3508D104"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2E475E92"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0303D1E5" w14:textId="77777777" w:rsidR="00591BFF" w:rsidRPr="00591BFF" w:rsidRDefault="00591BFF" w:rsidP="00591BFF">
            <w:pPr>
              <w:rPr>
                <w:rFonts w:eastAsia="Times New Roman" w:cstheme="minorHAnsi"/>
                <w:color w:val="000000"/>
              </w:rPr>
            </w:pPr>
          </w:p>
          <w:p w14:paraId="44980346" w14:textId="77777777" w:rsidR="00591BFF" w:rsidRPr="00591BFF" w:rsidRDefault="00591BFF" w:rsidP="00591BFF">
            <w:pPr>
              <w:rPr>
                <w:rFonts w:eastAsia="Times New Roman" w:cstheme="minorHAnsi"/>
                <w:color w:val="000000"/>
              </w:rPr>
            </w:pPr>
          </w:p>
          <w:p w14:paraId="16C28068" w14:textId="77777777" w:rsidR="00591BFF" w:rsidRPr="00591BFF" w:rsidRDefault="00591BFF" w:rsidP="00591BFF">
            <w:pPr>
              <w:rPr>
                <w:rFonts w:eastAsia="Times New Roman" w:cstheme="minorHAnsi"/>
                <w:color w:val="000000"/>
              </w:rPr>
            </w:pPr>
          </w:p>
          <w:p w14:paraId="3EC4D672" w14:textId="77777777" w:rsidR="00591BFF" w:rsidRPr="00591BFF" w:rsidRDefault="00591BFF" w:rsidP="00591BFF">
            <w:pPr>
              <w:rPr>
                <w:rFonts w:eastAsia="Times New Roman" w:cstheme="minorHAnsi"/>
                <w:color w:val="000000"/>
              </w:rPr>
            </w:pPr>
          </w:p>
          <w:p w14:paraId="2063A3E4" w14:textId="77777777" w:rsidR="00591BFF" w:rsidRPr="00591BFF" w:rsidRDefault="00591BFF" w:rsidP="00591BFF">
            <w:pPr>
              <w:rPr>
                <w:rFonts w:cstheme="minorHAnsi"/>
              </w:rPr>
            </w:pPr>
          </w:p>
        </w:tc>
        <w:tc>
          <w:tcPr>
            <w:tcW w:w="1513" w:type="dxa"/>
          </w:tcPr>
          <w:p w14:paraId="29931874" w14:textId="77777777" w:rsidR="00591BFF" w:rsidRPr="00591BFF" w:rsidRDefault="00591BFF" w:rsidP="00591BFF">
            <w:pPr>
              <w:rPr>
                <w:b/>
                <w:bCs/>
              </w:rPr>
            </w:pPr>
            <w:r w:rsidRPr="00591BFF">
              <w:rPr>
                <w:b/>
                <w:bCs/>
              </w:rPr>
              <w:lastRenderedPageBreak/>
              <w:t>Operating</w:t>
            </w:r>
          </w:p>
          <w:p w14:paraId="0B1DDD94" w14:textId="77777777" w:rsidR="00591BFF" w:rsidRPr="00591BFF" w:rsidRDefault="00591BFF" w:rsidP="00591BFF">
            <w:pPr>
              <w:rPr>
                <w:b/>
                <w:bCs/>
              </w:rPr>
            </w:pPr>
            <w:r w:rsidRPr="00591BFF">
              <w:rPr>
                <w:b/>
                <w:bCs/>
              </w:rPr>
              <w:t>system</w:t>
            </w:r>
          </w:p>
          <w:p w14:paraId="13CA3C87" w14:textId="77777777" w:rsidR="00591BFF" w:rsidRPr="00591BFF" w:rsidRDefault="00591BFF" w:rsidP="00591BFF">
            <w:r w:rsidRPr="00591BFF">
              <w:t>a) Used by</w:t>
            </w:r>
          </w:p>
          <w:p w14:paraId="5080BEA4" w14:textId="77777777" w:rsidR="00591BFF" w:rsidRPr="00591BFF" w:rsidRDefault="00591BFF" w:rsidP="00591BFF">
            <w:r w:rsidRPr="00591BFF">
              <w:t>the</w:t>
            </w:r>
          </w:p>
          <w:p w14:paraId="761E6ADF" w14:textId="77777777" w:rsidR="00591BFF" w:rsidRPr="00591BFF" w:rsidRDefault="00591BFF" w:rsidP="00591BFF">
            <w:r w:rsidRPr="00591BFF">
              <w:t>SPMS2.0</w:t>
            </w:r>
          </w:p>
          <w:p w14:paraId="07F6F04A" w14:textId="77777777" w:rsidR="00591BFF" w:rsidRPr="00591BFF" w:rsidRDefault="00591BFF" w:rsidP="00591BFF"/>
          <w:p w14:paraId="276D035A" w14:textId="77777777" w:rsidR="00591BFF" w:rsidRPr="00591BFF" w:rsidRDefault="00591BFF" w:rsidP="00591BFF">
            <w:pPr>
              <w:rPr>
                <w:b/>
                <w:bCs/>
              </w:rPr>
            </w:pPr>
            <w:r w:rsidRPr="00591BFF">
              <w:rPr>
                <w:b/>
                <w:bCs/>
              </w:rPr>
              <w:t>SPMS2.0</w:t>
            </w:r>
          </w:p>
          <w:p w14:paraId="1C265D94" w14:textId="690661DF" w:rsidR="00591BFF" w:rsidRPr="00591BFF" w:rsidRDefault="00B835F2" w:rsidP="00591BFF">
            <w:r w:rsidRPr="00591BFF">
              <w:t>a) A</w:t>
            </w:r>
            <w:r w:rsidR="00591BFF" w:rsidRPr="00591BFF">
              <w:t xml:space="preserve"> comparison of the attempted vs. achieved PLO </w:t>
            </w:r>
            <w:r w:rsidR="00591BFF" w:rsidRPr="00591BFF">
              <w:lastRenderedPageBreak/>
              <w:t>as well as the departmental average will be produced by the software.</w:t>
            </w:r>
          </w:p>
          <w:p w14:paraId="06E0ADFE" w14:textId="77777777" w:rsidR="00591BFF" w:rsidRPr="00591BFF" w:rsidRDefault="00591BFF" w:rsidP="00591BFF"/>
          <w:p w14:paraId="747F97BA" w14:textId="77777777" w:rsidR="00591BFF" w:rsidRPr="00591BFF" w:rsidRDefault="00591BFF" w:rsidP="00591BFF"/>
        </w:tc>
        <w:tc>
          <w:tcPr>
            <w:tcW w:w="1530" w:type="dxa"/>
          </w:tcPr>
          <w:p w14:paraId="5DECAC16" w14:textId="77777777" w:rsidR="00591BFF" w:rsidRPr="00591BFF" w:rsidRDefault="00591BFF" w:rsidP="00591BFF">
            <w:pPr>
              <w:rPr>
                <w:b/>
                <w:bCs/>
              </w:rPr>
            </w:pPr>
            <w:r w:rsidRPr="00591BFF">
              <w:rPr>
                <w:b/>
                <w:bCs/>
              </w:rPr>
              <w:lastRenderedPageBreak/>
              <w:t>SPMS2.0</w:t>
            </w:r>
          </w:p>
          <w:p w14:paraId="5B92A906" w14:textId="77777777" w:rsidR="00591BFF" w:rsidRPr="00591BFF" w:rsidRDefault="00591BFF" w:rsidP="00591BFF">
            <w:r w:rsidRPr="00591BFF">
              <w:rPr>
                <w:b/>
                <w:bCs/>
              </w:rPr>
              <w:t>Database</w:t>
            </w:r>
          </w:p>
          <w:p w14:paraId="246B2DA3" w14:textId="77777777" w:rsidR="00591BFF" w:rsidRPr="00591BFF" w:rsidRDefault="00591BFF" w:rsidP="00591BFF">
            <w:r w:rsidRPr="00591BFF">
              <w:t>a) Here, the performance will be stored.</w:t>
            </w:r>
          </w:p>
        </w:tc>
        <w:tc>
          <w:tcPr>
            <w:tcW w:w="1350" w:type="dxa"/>
          </w:tcPr>
          <w:p w14:paraId="3EC2939E" w14:textId="77777777" w:rsidR="00591BFF" w:rsidRPr="00591BFF" w:rsidRDefault="00591BFF" w:rsidP="00591BFF">
            <w:pPr>
              <w:rPr>
                <w:b/>
                <w:bCs/>
              </w:rPr>
            </w:pPr>
            <w:r w:rsidRPr="00591BFF">
              <w:rPr>
                <w:b/>
                <w:bCs/>
              </w:rPr>
              <w:t>Internet</w:t>
            </w:r>
          </w:p>
          <w:p w14:paraId="49A5E03A" w14:textId="77777777" w:rsidR="00591BFF" w:rsidRPr="00591BFF" w:rsidRDefault="00591BFF" w:rsidP="00591BFF">
            <w:r w:rsidRPr="00591BFF">
              <w:t>a) To login into and access the SPM it is used.</w:t>
            </w:r>
          </w:p>
        </w:tc>
      </w:tr>
      <w:tr w:rsidR="00591BFF" w:rsidRPr="00591BFF" w14:paraId="0BEECDA9" w14:textId="77777777" w:rsidTr="008A0968">
        <w:tc>
          <w:tcPr>
            <w:tcW w:w="1261" w:type="dxa"/>
            <w:shd w:val="clear" w:color="auto" w:fill="C5E0B3" w:themeFill="accent6" w:themeFillTint="66"/>
          </w:tcPr>
          <w:p w14:paraId="0D134A38" w14:textId="77777777" w:rsidR="00591BFF" w:rsidRPr="00591BFF" w:rsidRDefault="00591BFF" w:rsidP="00591BFF">
            <w:r w:rsidRPr="00591BFF">
              <w:lastRenderedPageBreak/>
              <w:t>PLO achievement</w:t>
            </w:r>
          </w:p>
        </w:tc>
        <w:tc>
          <w:tcPr>
            <w:tcW w:w="1255" w:type="dxa"/>
          </w:tcPr>
          <w:p w14:paraId="3812F506" w14:textId="77777777" w:rsidR="00591BFF" w:rsidRPr="00591BFF" w:rsidRDefault="00591BFF" w:rsidP="00591BFF">
            <w:r w:rsidRPr="00591BFF">
              <w:rPr>
                <w:b/>
                <w:bCs/>
              </w:rPr>
              <w:t xml:space="preserve">Student: </w:t>
            </w:r>
          </w:p>
          <w:p w14:paraId="4A4EC73D" w14:textId="77777777" w:rsidR="00591BFF" w:rsidRPr="00591BFF" w:rsidRDefault="00591BFF" w:rsidP="00591BFF">
            <w:pPr>
              <w:rPr>
                <w:b/>
                <w:bCs/>
              </w:rPr>
            </w:pPr>
            <w:r w:rsidRPr="00591BFF">
              <w:t>a) Logs into the system</w:t>
            </w:r>
          </w:p>
          <w:p w14:paraId="4B3E43C1" w14:textId="77777777" w:rsidR="00591BFF" w:rsidRPr="00591BFF" w:rsidRDefault="00591BFF" w:rsidP="00591BFF">
            <w:r w:rsidRPr="00591BFF">
              <w:t>using</w:t>
            </w:r>
          </w:p>
          <w:p w14:paraId="2EBA1FBA" w14:textId="77777777" w:rsidR="00591BFF" w:rsidRPr="00591BFF" w:rsidRDefault="00591BFF" w:rsidP="00591BFF">
            <w:r w:rsidRPr="00591BFF">
              <w:t>Student-ID</w:t>
            </w:r>
          </w:p>
          <w:p w14:paraId="355FE987" w14:textId="77777777" w:rsidR="00591BFF" w:rsidRPr="00591BFF" w:rsidRDefault="00591BFF" w:rsidP="00591BFF">
            <w:r w:rsidRPr="00591BFF">
              <w:t>and</w:t>
            </w:r>
          </w:p>
          <w:p w14:paraId="3B8EBA68" w14:textId="77777777" w:rsidR="00591BFF" w:rsidRPr="00591BFF" w:rsidRDefault="00591BFF" w:rsidP="00591BFF">
            <w:r w:rsidRPr="00591BFF">
              <w:t>password. b) Selects</w:t>
            </w:r>
          </w:p>
          <w:p w14:paraId="6D9203DE" w14:textId="77777777" w:rsidR="00591BFF" w:rsidRPr="00591BFF" w:rsidRDefault="00591BFF" w:rsidP="00591BFF">
            <w:r w:rsidRPr="00591BFF">
              <w:t>PLO</w:t>
            </w:r>
          </w:p>
          <w:p w14:paraId="15AB3E8F" w14:textId="77777777" w:rsidR="00591BFF" w:rsidRPr="00591BFF" w:rsidRDefault="00591BFF" w:rsidP="00591BFF">
            <w:r w:rsidRPr="00591BFF">
              <w:t>achievement</w:t>
            </w:r>
          </w:p>
          <w:p w14:paraId="658B9E6E" w14:textId="77777777" w:rsidR="00591BFF" w:rsidRPr="00591BFF" w:rsidRDefault="00591BFF" w:rsidP="00591BFF">
            <w:r w:rsidRPr="00591BFF">
              <w:t>c) View PLO</w:t>
            </w:r>
          </w:p>
          <w:p w14:paraId="3849E1CA" w14:textId="77777777" w:rsidR="00591BFF" w:rsidRPr="00591BFF" w:rsidRDefault="00591BFF" w:rsidP="00591BFF">
            <w:r w:rsidRPr="00591BFF">
              <w:lastRenderedPageBreak/>
              <w:t>Achievement.</w:t>
            </w:r>
          </w:p>
          <w:p w14:paraId="0567D795" w14:textId="77777777" w:rsidR="00591BFF" w:rsidRPr="00591BFF" w:rsidRDefault="00591BFF" w:rsidP="00591BFF">
            <w:pPr>
              <w:rPr>
                <w:b/>
                <w:bCs/>
              </w:rPr>
            </w:pPr>
            <w:r w:rsidRPr="00591BFF">
              <w:rPr>
                <w:b/>
                <w:bCs/>
              </w:rPr>
              <w:t>Department Head:</w:t>
            </w:r>
          </w:p>
          <w:p w14:paraId="7BC61065" w14:textId="77777777" w:rsidR="00591BFF" w:rsidRPr="00591BFF" w:rsidRDefault="00591BFF" w:rsidP="00591BFF">
            <w:r w:rsidRPr="00591BFF">
              <w:t>a) Logs into the System</w:t>
            </w:r>
          </w:p>
          <w:p w14:paraId="786FE567" w14:textId="77777777" w:rsidR="00591BFF" w:rsidRPr="00591BFF" w:rsidRDefault="00591BFF" w:rsidP="00591BFF">
            <w:r w:rsidRPr="00591BFF">
              <w:t>using user-ID</w:t>
            </w:r>
          </w:p>
          <w:p w14:paraId="77C0A437" w14:textId="77777777" w:rsidR="00591BFF" w:rsidRPr="00591BFF" w:rsidRDefault="00591BFF" w:rsidP="00591BFF">
            <w:r w:rsidRPr="00591BFF">
              <w:t>and</w:t>
            </w:r>
          </w:p>
          <w:p w14:paraId="3468BF4D" w14:textId="77777777" w:rsidR="00591BFF" w:rsidRPr="00591BFF" w:rsidRDefault="00591BFF" w:rsidP="00591BFF">
            <w:r w:rsidRPr="00591BFF">
              <w:t>password.</w:t>
            </w:r>
          </w:p>
          <w:p w14:paraId="317FC76A" w14:textId="77777777" w:rsidR="00591BFF" w:rsidRPr="00591BFF" w:rsidRDefault="00591BFF" w:rsidP="00591BFF">
            <w:r w:rsidRPr="00591BFF">
              <w:t>b) Selects</w:t>
            </w:r>
          </w:p>
          <w:p w14:paraId="0E11EA34" w14:textId="77777777" w:rsidR="00591BFF" w:rsidRPr="00591BFF" w:rsidRDefault="00591BFF" w:rsidP="00591BFF">
            <w:r w:rsidRPr="00591BFF">
              <w:t>PLO</w:t>
            </w:r>
          </w:p>
          <w:p w14:paraId="6052854F" w14:textId="77777777" w:rsidR="00591BFF" w:rsidRPr="00591BFF" w:rsidRDefault="00591BFF" w:rsidP="00591BFF">
            <w:r w:rsidRPr="00591BFF">
              <w:t>achievement</w:t>
            </w:r>
          </w:p>
          <w:p w14:paraId="58D11F49" w14:textId="77777777" w:rsidR="00591BFF" w:rsidRPr="00591BFF" w:rsidRDefault="00591BFF" w:rsidP="00591BFF">
            <w:r w:rsidRPr="00591BFF">
              <w:t>c) View PLO</w:t>
            </w:r>
          </w:p>
          <w:p w14:paraId="69AA0976" w14:textId="77777777" w:rsidR="00591BFF" w:rsidRPr="00591BFF" w:rsidRDefault="00591BFF" w:rsidP="00591BFF">
            <w:r w:rsidRPr="00591BFF">
              <w:t>Achievement.</w:t>
            </w:r>
          </w:p>
          <w:p w14:paraId="3B39DAD2" w14:textId="77777777" w:rsidR="00591BFF" w:rsidRPr="00591BFF" w:rsidRDefault="00591BFF" w:rsidP="00591BFF">
            <w:pPr>
              <w:rPr>
                <w:b/>
                <w:bCs/>
              </w:rPr>
            </w:pPr>
            <w:r w:rsidRPr="00591BFF">
              <w:rPr>
                <w:b/>
                <w:bCs/>
              </w:rPr>
              <w:t>Registrar’s office:</w:t>
            </w:r>
          </w:p>
          <w:p w14:paraId="358C73CB" w14:textId="77777777" w:rsidR="00591BFF" w:rsidRPr="00591BFF" w:rsidRDefault="00591BFF" w:rsidP="00591BFF">
            <w:r w:rsidRPr="00591BFF">
              <w:t>a) Logs into the system</w:t>
            </w:r>
          </w:p>
          <w:p w14:paraId="684313DA" w14:textId="77777777" w:rsidR="00591BFF" w:rsidRPr="00591BFF" w:rsidRDefault="00591BFF" w:rsidP="00591BFF">
            <w:r w:rsidRPr="00591BFF">
              <w:t>using user-ID and</w:t>
            </w:r>
          </w:p>
          <w:p w14:paraId="705D7B9E" w14:textId="77777777" w:rsidR="00591BFF" w:rsidRPr="00591BFF" w:rsidRDefault="00591BFF" w:rsidP="00591BFF">
            <w:r w:rsidRPr="00591BFF">
              <w:t>password.</w:t>
            </w:r>
          </w:p>
          <w:p w14:paraId="4D5C4C0B" w14:textId="77777777" w:rsidR="00591BFF" w:rsidRPr="00591BFF" w:rsidRDefault="00591BFF" w:rsidP="00591BFF">
            <w:r w:rsidRPr="00591BFF">
              <w:t>b) Selects</w:t>
            </w:r>
          </w:p>
          <w:p w14:paraId="68DE0E59" w14:textId="77777777" w:rsidR="00591BFF" w:rsidRPr="00591BFF" w:rsidRDefault="00591BFF" w:rsidP="00591BFF">
            <w:r w:rsidRPr="00591BFF">
              <w:t>PLO</w:t>
            </w:r>
          </w:p>
          <w:p w14:paraId="29D949B2" w14:textId="77777777" w:rsidR="00591BFF" w:rsidRPr="00591BFF" w:rsidRDefault="00591BFF" w:rsidP="00591BFF">
            <w:r w:rsidRPr="00591BFF">
              <w:t>achievement.</w:t>
            </w:r>
          </w:p>
          <w:p w14:paraId="0FECF195" w14:textId="77777777" w:rsidR="00591BFF" w:rsidRPr="00591BFF" w:rsidRDefault="00591BFF" w:rsidP="00591BFF">
            <w:r w:rsidRPr="00591BFF">
              <w:t>c) View PLO</w:t>
            </w:r>
          </w:p>
          <w:p w14:paraId="0FFC9249" w14:textId="77777777" w:rsidR="00591BFF" w:rsidRPr="00591BFF" w:rsidRDefault="00591BFF" w:rsidP="00591BFF">
            <w:r w:rsidRPr="00591BFF">
              <w:t>Achievement.</w:t>
            </w:r>
          </w:p>
          <w:p w14:paraId="6784B3FD" w14:textId="77777777" w:rsidR="00591BFF" w:rsidRPr="00591BFF" w:rsidRDefault="00591BFF" w:rsidP="00591BFF">
            <w:r w:rsidRPr="00591BFF">
              <w:rPr>
                <w:b/>
                <w:bCs/>
              </w:rPr>
              <w:t xml:space="preserve">Faculty: </w:t>
            </w:r>
          </w:p>
          <w:p w14:paraId="68F9D6F6" w14:textId="77777777" w:rsidR="00591BFF" w:rsidRPr="00591BFF" w:rsidRDefault="00591BFF" w:rsidP="00591BFF">
            <w:r w:rsidRPr="00591BFF">
              <w:t>a) Logs into</w:t>
            </w:r>
          </w:p>
          <w:p w14:paraId="53B88457" w14:textId="77777777" w:rsidR="00591BFF" w:rsidRPr="00591BFF" w:rsidRDefault="00591BFF" w:rsidP="00591BFF">
            <w:r w:rsidRPr="00591BFF">
              <w:t>the System</w:t>
            </w:r>
          </w:p>
          <w:p w14:paraId="68B9E9CD" w14:textId="77777777" w:rsidR="00591BFF" w:rsidRPr="00591BFF" w:rsidRDefault="00591BFF" w:rsidP="00591BFF">
            <w:r w:rsidRPr="00591BFF">
              <w:t>using</w:t>
            </w:r>
          </w:p>
          <w:p w14:paraId="3F4B4267" w14:textId="77777777" w:rsidR="00591BFF" w:rsidRPr="00591BFF" w:rsidRDefault="00591BFF" w:rsidP="00591BFF">
            <w:r w:rsidRPr="00591BFF">
              <w:t>Faculty-ID and</w:t>
            </w:r>
          </w:p>
          <w:p w14:paraId="453F3698" w14:textId="77777777" w:rsidR="00591BFF" w:rsidRPr="00591BFF" w:rsidRDefault="00591BFF" w:rsidP="00591BFF">
            <w:r w:rsidRPr="00591BFF">
              <w:t>password.</w:t>
            </w:r>
          </w:p>
          <w:p w14:paraId="251E4282" w14:textId="77777777" w:rsidR="00591BFF" w:rsidRPr="00591BFF" w:rsidRDefault="00591BFF" w:rsidP="00591BFF">
            <w:r w:rsidRPr="00591BFF">
              <w:t>b) Selects</w:t>
            </w:r>
          </w:p>
          <w:p w14:paraId="14EA2E2D" w14:textId="77777777" w:rsidR="00591BFF" w:rsidRPr="00591BFF" w:rsidRDefault="00591BFF" w:rsidP="00591BFF">
            <w:r w:rsidRPr="00591BFF">
              <w:t>PLO</w:t>
            </w:r>
          </w:p>
          <w:p w14:paraId="76FA299E" w14:textId="77777777" w:rsidR="00591BFF" w:rsidRPr="00591BFF" w:rsidRDefault="00591BFF" w:rsidP="00591BFF">
            <w:r w:rsidRPr="00591BFF">
              <w:t>Achievement.</w:t>
            </w:r>
          </w:p>
          <w:p w14:paraId="761B9838" w14:textId="77777777" w:rsidR="00591BFF" w:rsidRPr="00591BFF" w:rsidRDefault="00591BFF" w:rsidP="00591BFF">
            <w:r w:rsidRPr="00591BFF">
              <w:t>c) View PLO</w:t>
            </w:r>
          </w:p>
          <w:p w14:paraId="1BAB8612" w14:textId="77777777" w:rsidR="00591BFF" w:rsidRPr="00591BFF" w:rsidRDefault="00591BFF" w:rsidP="00591BFF">
            <w:r w:rsidRPr="00591BFF">
              <w:t>Achievement.</w:t>
            </w:r>
          </w:p>
          <w:p w14:paraId="1E431F68" w14:textId="77777777" w:rsidR="00591BFF" w:rsidRPr="00591BFF" w:rsidRDefault="00591BFF" w:rsidP="00591BFF">
            <w:r w:rsidRPr="00591BFF">
              <w:rPr>
                <w:b/>
                <w:bCs/>
              </w:rPr>
              <w:t>Dean</w:t>
            </w:r>
          </w:p>
          <w:p w14:paraId="10189B78" w14:textId="77777777" w:rsidR="00591BFF" w:rsidRPr="00591BFF" w:rsidRDefault="00591BFF" w:rsidP="00591BFF">
            <w:r w:rsidRPr="00591BFF">
              <w:t>a) Logs into</w:t>
            </w:r>
          </w:p>
          <w:p w14:paraId="1B111766" w14:textId="77777777" w:rsidR="00591BFF" w:rsidRPr="00591BFF" w:rsidRDefault="00591BFF" w:rsidP="00591BFF">
            <w:r w:rsidRPr="00591BFF">
              <w:t>the System</w:t>
            </w:r>
          </w:p>
          <w:p w14:paraId="79BB5E7F" w14:textId="77777777" w:rsidR="00591BFF" w:rsidRPr="00591BFF" w:rsidRDefault="00591BFF" w:rsidP="00591BFF">
            <w:r w:rsidRPr="00591BFF">
              <w:lastRenderedPageBreak/>
              <w:t>using user-ID and</w:t>
            </w:r>
          </w:p>
          <w:p w14:paraId="2425220E" w14:textId="77777777" w:rsidR="00591BFF" w:rsidRPr="00591BFF" w:rsidRDefault="00591BFF" w:rsidP="00591BFF">
            <w:r w:rsidRPr="00591BFF">
              <w:t>password.</w:t>
            </w:r>
          </w:p>
          <w:p w14:paraId="3F982690" w14:textId="77777777" w:rsidR="00591BFF" w:rsidRPr="00591BFF" w:rsidRDefault="00591BFF" w:rsidP="00591BFF">
            <w:r w:rsidRPr="00591BFF">
              <w:t>b) Selects</w:t>
            </w:r>
          </w:p>
          <w:p w14:paraId="4B0C33FC" w14:textId="77777777" w:rsidR="00591BFF" w:rsidRPr="00591BFF" w:rsidRDefault="00591BFF" w:rsidP="00591BFF">
            <w:r w:rsidRPr="00591BFF">
              <w:t>PLO</w:t>
            </w:r>
          </w:p>
          <w:p w14:paraId="2E3323F0" w14:textId="77777777" w:rsidR="00591BFF" w:rsidRPr="00591BFF" w:rsidRDefault="00591BFF" w:rsidP="00591BFF">
            <w:r w:rsidRPr="00591BFF">
              <w:t>achievement.</w:t>
            </w:r>
          </w:p>
          <w:p w14:paraId="7AF67C69" w14:textId="77777777" w:rsidR="00591BFF" w:rsidRPr="00591BFF" w:rsidRDefault="00591BFF" w:rsidP="00591BFF">
            <w:r w:rsidRPr="00591BFF">
              <w:t>c) View PLO</w:t>
            </w:r>
          </w:p>
          <w:p w14:paraId="5D0FBA42" w14:textId="77777777" w:rsidR="00591BFF" w:rsidRPr="00591BFF" w:rsidRDefault="00591BFF" w:rsidP="00591BFF">
            <w:r w:rsidRPr="00591BFF">
              <w:t>Achievement.</w:t>
            </w:r>
          </w:p>
          <w:p w14:paraId="3F696864" w14:textId="77777777" w:rsidR="00591BFF" w:rsidRPr="00591BFF" w:rsidRDefault="00591BFF" w:rsidP="00591BFF">
            <w:r w:rsidRPr="00591BFF">
              <w:rPr>
                <w:b/>
                <w:bCs/>
              </w:rPr>
              <w:t>VC</w:t>
            </w:r>
          </w:p>
          <w:p w14:paraId="49D6AC2E" w14:textId="77777777" w:rsidR="00591BFF" w:rsidRPr="00591BFF" w:rsidRDefault="00591BFF" w:rsidP="00591BFF">
            <w:r w:rsidRPr="00591BFF">
              <w:t>a) Logs into the system</w:t>
            </w:r>
          </w:p>
          <w:p w14:paraId="4B98311C" w14:textId="77777777" w:rsidR="00591BFF" w:rsidRPr="00591BFF" w:rsidRDefault="00591BFF" w:rsidP="00591BFF">
            <w:r w:rsidRPr="00591BFF">
              <w:t>using user-ID</w:t>
            </w:r>
          </w:p>
          <w:p w14:paraId="28A0D531" w14:textId="77777777" w:rsidR="00591BFF" w:rsidRPr="00591BFF" w:rsidRDefault="00591BFF" w:rsidP="00591BFF">
            <w:r w:rsidRPr="00591BFF">
              <w:t>and</w:t>
            </w:r>
          </w:p>
          <w:p w14:paraId="3D1F805C" w14:textId="77777777" w:rsidR="00591BFF" w:rsidRPr="00591BFF" w:rsidRDefault="00591BFF" w:rsidP="00591BFF">
            <w:r w:rsidRPr="00591BFF">
              <w:t>password.</w:t>
            </w:r>
          </w:p>
          <w:p w14:paraId="7C8C0ECD" w14:textId="77777777" w:rsidR="00591BFF" w:rsidRPr="00591BFF" w:rsidRDefault="00591BFF" w:rsidP="00591BFF">
            <w:r w:rsidRPr="00591BFF">
              <w:t>b) Selects</w:t>
            </w:r>
          </w:p>
          <w:p w14:paraId="2420D652" w14:textId="77777777" w:rsidR="00591BFF" w:rsidRPr="00591BFF" w:rsidRDefault="00591BFF" w:rsidP="00591BFF">
            <w:r w:rsidRPr="00591BFF">
              <w:t>PLO</w:t>
            </w:r>
          </w:p>
          <w:p w14:paraId="1ACAC768" w14:textId="77777777" w:rsidR="00591BFF" w:rsidRPr="00591BFF" w:rsidRDefault="00591BFF" w:rsidP="00591BFF">
            <w:r w:rsidRPr="00591BFF">
              <w:t>achievement.</w:t>
            </w:r>
          </w:p>
          <w:p w14:paraId="70509C6C" w14:textId="77777777" w:rsidR="00591BFF" w:rsidRPr="00591BFF" w:rsidRDefault="00591BFF" w:rsidP="00591BFF">
            <w:r w:rsidRPr="00591BFF">
              <w:t>c) View PLO</w:t>
            </w:r>
          </w:p>
          <w:p w14:paraId="5F8DCB8D" w14:textId="77777777" w:rsidR="00591BFF" w:rsidRPr="00591BFF" w:rsidRDefault="00591BFF" w:rsidP="00591BFF">
            <w:r w:rsidRPr="00591BFF">
              <w:t>achievement</w:t>
            </w:r>
          </w:p>
          <w:p w14:paraId="5DC6C4DA" w14:textId="77777777" w:rsidR="00591BFF" w:rsidRPr="00591BFF" w:rsidRDefault="00591BFF" w:rsidP="00591BFF">
            <w:pPr>
              <w:rPr>
                <w:b/>
                <w:bCs/>
              </w:rPr>
            </w:pPr>
          </w:p>
          <w:p w14:paraId="2D7AB6DD" w14:textId="77777777" w:rsidR="00591BFF" w:rsidRPr="00591BFF" w:rsidRDefault="00591BFF" w:rsidP="00591BFF">
            <w:pPr>
              <w:rPr>
                <w:b/>
                <w:bCs/>
              </w:rPr>
            </w:pPr>
          </w:p>
          <w:p w14:paraId="57C603B1" w14:textId="77777777" w:rsidR="00591BFF" w:rsidRPr="00591BFF" w:rsidRDefault="00591BFF" w:rsidP="00591BFF">
            <w:pPr>
              <w:rPr>
                <w:b/>
                <w:bCs/>
              </w:rPr>
            </w:pPr>
          </w:p>
          <w:p w14:paraId="62887B1C" w14:textId="77777777" w:rsidR="00591BFF" w:rsidRPr="00591BFF" w:rsidRDefault="00591BFF" w:rsidP="00591BFF"/>
          <w:p w14:paraId="28E7CAE6" w14:textId="77777777" w:rsidR="00591BFF" w:rsidRPr="00591BFF" w:rsidRDefault="00591BFF" w:rsidP="00591BFF">
            <w:pPr>
              <w:rPr>
                <w:b/>
                <w:bCs/>
              </w:rPr>
            </w:pPr>
          </w:p>
        </w:tc>
        <w:tc>
          <w:tcPr>
            <w:tcW w:w="1313" w:type="dxa"/>
          </w:tcPr>
          <w:p w14:paraId="5F5F9858" w14:textId="77777777" w:rsidR="00591BFF" w:rsidRPr="00591BFF" w:rsidRDefault="00591BFF" w:rsidP="00591BFF"/>
        </w:tc>
        <w:tc>
          <w:tcPr>
            <w:tcW w:w="1313" w:type="dxa"/>
          </w:tcPr>
          <w:p w14:paraId="71644A0C"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2F79A5A6"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68D48B5F" w14:textId="4FFF801A"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3CF3B2F3" w14:textId="77777777" w:rsidR="00591BFF" w:rsidRPr="00591BFF" w:rsidRDefault="00591BFF" w:rsidP="00591BFF">
            <w:pPr>
              <w:rPr>
                <w:rFonts w:eastAsia="Times New Roman" w:cstheme="minorHAnsi"/>
              </w:rPr>
            </w:pPr>
          </w:p>
          <w:p w14:paraId="6C24DC48"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5D23A559" w14:textId="1A22F276"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3B8B3674" w14:textId="77777777" w:rsidR="00591BFF" w:rsidRPr="00591BFF" w:rsidRDefault="00591BFF" w:rsidP="00591BFF">
            <w:pPr>
              <w:rPr>
                <w:rFonts w:eastAsia="Times New Roman" w:cstheme="minorHAnsi"/>
                <w:b/>
                <w:bCs/>
                <w:color w:val="000000"/>
              </w:rPr>
            </w:pPr>
          </w:p>
          <w:p w14:paraId="66B4C1ED" w14:textId="77777777" w:rsidR="00591BFF" w:rsidRPr="00591BFF" w:rsidRDefault="00591BFF" w:rsidP="00591BFF">
            <w:pPr>
              <w:rPr>
                <w:rFonts w:eastAsia="Times New Roman" w:cstheme="minorHAnsi"/>
                <w:b/>
                <w:bCs/>
                <w:color w:val="000000"/>
              </w:rPr>
            </w:pPr>
          </w:p>
          <w:p w14:paraId="3F808D5F"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41BC3B0C"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6D320469"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32E0342B"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5E3E318E" w14:textId="58756A42"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13000FEC"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046F8377"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45131E95" w14:textId="77777777" w:rsidR="00591BFF" w:rsidRPr="00591BFF" w:rsidRDefault="00591BFF" w:rsidP="00591BFF">
            <w:pPr>
              <w:rPr>
                <w:rFonts w:cstheme="minorHAnsi"/>
              </w:rPr>
            </w:pPr>
          </w:p>
        </w:tc>
        <w:tc>
          <w:tcPr>
            <w:tcW w:w="1513" w:type="dxa"/>
          </w:tcPr>
          <w:p w14:paraId="0989165F" w14:textId="77777777" w:rsidR="00591BFF" w:rsidRPr="00591BFF" w:rsidRDefault="00591BFF" w:rsidP="00591BFF">
            <w:pPr>
              <w:rPr>
                <w:b/>
                <w:bCs/>
              </w:rPr>
            </w:pPr>
            <w:r w:rsidRPr="00591BFF">
              <w:rPr>
                <w:b/>
                <w:bCs/>
              </w:rPr>
              <w:lastRenderedPageBreak/>
              <w:t>SPMS2.0</w:t>
            </w:r>
          </w:p>
          <w:p w14:paraId="6B2BDEA0" w14:textId="77777777" w:rsidR="00591BFF" w:rsidRPr="00591BFF" w:rsidRDefault="00591BFF" w:rsidP="00591BFF">
            <w:r w:rsidRPr="00591BFF">
              <w:t>a) A PLO achievement will be generated by the software.</w:t>
            </w:r>
          </w:p>
        </w:tc>
        <w:tc>
          <w:tcPr>
            <w:tcW w:w="1530" w:type="dxa"/>
          </w:tcPr>
          <w:p w14:paraId="0D088F19" w14:textId="77777777" w:rsidR="00591BFF" w:rsidRPr="00591BFF" w:rsidRDefault="00591BFF" w:rsidP="00591BFF">
            <w:pPr>
              <w:rPr>
                <w:b/>
                <w:bCs/>
              </w:rPr>
            </w:pPr>
            <w:r w:rsidRPr="00591BFF">
              <w:rPr>
                <w:b/>
                <w:bCs/>
              </w:rPr>
              <w:t>SPMS2.0</w:t>
            </w:r>
          </w:p>
          <w:p w14:paraId="1C666603" w14:textId="77777777" w:rsidR="00591BFF" w:rsidRPr="00591BFF" w:rsidRDefault="00591BFF" w:rsidP="00591BFF">
            <w:r w:rsidRPr="00591BFF">
              <w:rPr>
                <w:b/>
                <w:bCs/>
              </w:rPr>
              <w:t>Database</w:t>
            </w:r>
          </w:p>
          <w:p w14:paraId="1F642FD9" w14:textId="77777777" w:rsidR="00591BFF" w:rsidRPr="00591BFF" w:rsidRDefault="00591BFF" w:rsidP="00591BFF">
            <w:r w:rsidRPr="00591BFF">
              <w:t>a) Here, the performance will be stored and updated.</w:t>
            </w:r>
          </w:p>
        </w:tc>
        <w:tc>
          <w:tcPr>
            <w:tcW w:w="1350" w:type="dxa"/>
          </w:tcPr>
          <w:p w14:paraId="618C587E" w14:textId="77777777" w:rsidR="00591BFF" w:rsidRPr="00591BFF" w:rsidRDefault="00591BFF" w:rsidP="00591BFF">
            <w:pPr>
              <w:rPr>
                <w:b/>
                <w:bCs/>
              </w:rPr>
            </w:pPr>
            <w:r w:rsidRPr="00591BFF">
              <w:rPr>
                <w:b/>
                <w:bCs/>
              </w:rPr>
              <w:t>Internet</w:t>
            </w:r>
          </w:p>
          <w:p w14:paraId="602BD09C" w14:textId="77777777" w:rsidR="00591BFF" w:rsidRPr="00591BFF" w:rsidRDefault="00591BFF" w:rsidP="00591BFF">
            <w:r w:rsidRPr="00591BFF">
              <w:t>a) To login into and access the SPM it is used.</w:t>
            </w:r>
          </w:p>
        </w:tc>
      </w:tr>
      <w:tr w:rsidR="00591BFF" w:rsidRPr="00591BFF" w14:paraId="1DEA6687" w14:textId="77777777" w:rsidTr="008A0968">
        <w:tc>
          <w:tcPr>
            <w:tcW w:w="1261" w:type="dxa"/>
            <w:shd w:val="clear" w:color="auto" w:fill="C5E0B3" w:themeFill="accent6" w:themeFillTint="66"/>
          </w:tcPr>
          <w:p w14:paraId="63548FD4" w14:textId="77777777" w:rsidR="00591BFF" w:rsidRPr="00591BFF" w:rsidRDefault="00591BFF" w:rsidP="00591BFF">
            <w:r w:rsidRPr="00591BFF">
              <w:lastRenderedPageBreak/>
              <w:t xml:space="preserve">Expected PLO-achievement versus actual score (for course's, student’s, </w:t>
            </w:r>
          </w:p>
          <w:p w14:paraId="3E1EA423" w14:textId="77777777" w:rsidR="00591BFF" w:rsidRPr="00591BFF" w:rsidRDefault="00591BFF" w:rsidP="00591BFF">
            <w:bookmarkStart w:id="22" w:name="_Int_GBeVwhaW"/>
            <w:proofErr w:type="spellStart"/>
            <w:r w:rsidRPr="00591BFF">
              <w:t>Department’s</w:t>
            </w:r>
            <w:bookmarkEnd w:id="22"/>
            <w:proofErr w:type="spellEnd"/>
            <w:r w:rsidRPr="00591BFF">
              <w:t xml:space="preserve">, </w:t>
            </w:r>
            <w:bookmarkStart w:id="23" w:name="_Int_wbGcKABu"/>
            <w:proofErr w:type="gramStart"/>
            <w:r w:rsidRPr="00591BFF">
              <w:t>program’s</w:t>
            </w:r>
            <w:bookmarkEnd w:id="23"/>
            <w:proofErr w:type="gramEnd"/>
            <w:r w:rsidRPr="00591BFF">
              <w:t xml:space="preserve"> or school’s)</w:t>
            </w:r>
          </w:p>
          <w:p w14:paraId="388BB0AD" w14:textId="77777777" w:rsidR="00591BFF" w:rsidRPr="00591BFF" w:rsidRDefault="00591BFF" w:rsidP="00591BFF"/>
        </w:tc>
        <w:tc>
          <w:tcPr>
            <w:tcW w:w="1255" w:type="dxa"/>
          </w:tcPr>
          <w:p w14:paraId="6205AE25" w14:textId="77777777" w:rsidR="00591BFF" w:rsidRPr="00591BFF" w:rsidRDefault="00591BFF" w:rsidP="00591BFF">
            <w:r w:rsidRPr="00591BFF">
              <w:rPr>
                <w:b/>
                <w:bCs/>
              </w:rPr>
              <w:t>Student:</w:t>
            </w:r>
          </w:p>
          <w:p w14:paraId="0EF69E5B" w14:textId="77777777" w:rsidR="00591BFF" w:rsidRPr="00591BFF" w:rsidRDefault="00591BFF" w:rsidP="00591BFF">
            <w:r w:rsidRPr="00591BFF">
              <w:t>a) Logs into the system</w:t>
            </w:r>
          </w:p>
          <w:p w14:paraId="2625C587" w14:textId="77777777" w:rsidR="00591BFF" w:rsidRPr="00591BFF" w:rsidRDefault="00591BFF" w:rsidP="00591BFF">
            <w:r w:rsidRPr="00591BFF">
              <w:t>using</w:t>
            </w:r>
          </w:p>
          <w:p w14:paraId="121795ED" w14:textId="77777777" w:rsidR="00591BFF" w:rsidRPr="00591BFF" w:rsidRDefault="00591BFF" w:rsidP="00591BFF">
            <w:r w:rsidRPr="00591BFF">
              <w:t>Student-ID</w:t>
            </w:r>
          </w:p>
          <w:p w14:paraId="2DDF5C52" w14:textId="77777777" w:rsidR="00591BFF" w:rsidRPr="00591BFF" w:rsidRDefault="00591BFF" w:rsidP="00591BFF">
            <w:r w:rsidRPr="00591BFF">
              <w:t>and</w:t>
            </w:r>
          </w:p>
          <w:p w14:paraId="6CE58A9B" w14:textId="77777777" w:rsidR="00591BFF" w:rsidRPr="00591BFF" w:rsidRDefault="00591BFF" w:rsidP="00591BFF">
            <w:r w:rsidRPr="00591BFF">
              <w:t>password.</w:t>
            </w:r>
          </w:p>
          <w:p w14:paraId="3D034DD3" w14:textId="77777777" w:rsidR="00591BFF" w:rsidRPr="00591BFF" w:rsidRDefault="00591BFF" w:rsidP="00591BFF">
            <w:r w:rsidRPr="00591BFF">
              <w:t>b) Selects</w:t>
            </w:r>
          </w:p>
          <w:p w14:paraId="42CD78AF" w14:textId="77777777" w:rsidR="00591BFF" w:rsidRPr="00591BFF" w:rsidRDefault="00591BFF" w:rsidP="00591BFF">
            <w:r w:rsidRPr="00591BFF">
              <w:t>PLO</w:t>
            </w:r>
          </w:p>
          <w:p w14:paraId="5F9BB407" w14:textId="77777777" w:rsidR="00591BFF" w:rsidRPr="00591BFF" w:rsidRDefault="00591BFF" w:rsidP="00591BFF">
            <w:r w:rsidRPr="00591BFF">
              <w:t>achievement</w:t>
            </w:r>
          </w:p>
          <w:p w14:paraId="7356644E" w14:textId="77777777" w:rsidR="00591BFF" w:rsidRPr="00591BFF" w:rsidRDefault="00591BFF" w:rsidP="00591BFF">
            <w:r w:rsidRPr="00591BFF">
              <w:t>comparison</w:t>
            </w:r>
          </w:p>
          <w:p w14:paraId="5452F687" w14:textId="77777777" w:rsidR="00591BFF" w:rsidRPr="00591BFF" w:rsidRDefault="00591BFF" w:rsidP="00591BFF">
            <w:r w:rsidRPr="00591BFF">
              <w:t>c) View PLO</w:t>
            </w:r>
          </w:p>
          <w:p w14:paraId="0DC86BFE" w14:textId="77777777" w:rsidR="00591BFF" w:rsidRPr="00591BFF" w:rsidRDefault="00591BFF" w:rsidP="00591BFF">
            <w:r w:rsidRPr="00591BFF">
              <w:t>achievement</w:t>
            </w:r>
          </w:p>
          <w:p w14:paraId="5CE3A5AC" w14:textId="77777777" w:rsidR="00591BFF" w:rsidRPr="00591BFF" w:rsidRDefault="00591BFF" w:rsidP="00591BFF">
            <w:r w:rsidRPr="00591BFF">
              <w:t>Comparison.</w:t>
            </w:r>
          </w:p>
          <w:p w14:paraId="24578C61" w14:textId="77777777" w:rsidR="00591BFF" w:rsidRPr="00591BFF" w:rsidRDefault="00591BFF" w:rsidP="00591BFF">
            <w:pPr>
              <w:rPr>
                <w:b/>
                <w:bCs/>
              </w:rPr>
            </w:pPr>
            <w:r w:rsidRPr="00591BFF">
              <w:rPr>
                <w:b/>
                <w:bCs/>
              </w:rPr>
              <w:lastRenderedPageBreak/>
              <w:t>Department Head:</w:t>
            </w:r>
          </w:p>
          <w:p w14:paraId="4DB1375C" w14:textId="77777777" w:rsidR="00591BFF" w:rsidRPr="00591BFF" w:rsidRDefault="00591BFF" w:rsidP="00591BFF">
            <w:r w:rsidRPr="00591BFF">
              <w:t>a) Logs into the system</w:t>
            </w:r>
          </w:p>
          <w:p w14:paraId="22A5A143" w14:textId="77777777" w:rsidR="00591BFF" w:rsidRPr="00591BFF" w:rsidRDefault="00591BFF" w:rsidP="00591BFF">
            <w:r w:rsidRPr="00591BFF">
              <w:t>using user-ID</w:t>
            </w:r>
          </w:p>
          <w:p w14:paraId="47283CD7" w14:textId="77777777" w:rsidR="00591BFF" w:rsidRPr="00591BFF" w:rsidRDefault="00591BFF" w:rsidP="00591BFF">
            <w:r w:rsidRPr="00591BFF">
              <w:t>and</w:t>
            </w:r>
          </w:p>
          <w:p w14:paraId="6DB2D21A" w14:textId="77777777" w:rsidR="00591BFF" w:rsidRPr="00591BFF" w:rsidRDefault="00591BFF" w:rsidP="00591BFF">
            <w:r w:rsidRPr="00591BFF">
              <w:t>password.</w:t>
            </w:r>
          </w:p>
          <w:p w14:paraId="00333306" w14:textId="77777777" w:rsidR="00591BFF" w:rsidRPr="00591BFF" w:rsidRDefault="00591BFF" w:rsidP="00591BFF">
            <w:r w:rsidRPr="00591BFF">
              <w:t>b) Selects</w:t>
            </w:r>
          </w:p>
          <w:p w14:paraId="47391F28" w14:textId="77777777" w:rsidR="00591BFF" w:rsidRPr="00591BFF" w:rsidRDefault="00591BFF" w:rsidP="00591BFF">
            <w:r w:rsidRPr="00591BFF">
              <w:t>PLO</w:t>
            </w:r>
          </w:p>
          <w:p w14:paraId="756D214A" w14:textId="77777777" w:rsidR="00591BFF" w:rsidRPr="00591BFF" w:rsidRDefault="00591BFF" w:rsidP="00591BFF">
            <w:r w:rsidRPr="00591BFF">
              <w:t>achievement</w:t>
            </w:r>
          </w:p>
          <w:p w14:paraId="76A3015A" w14:textId="77777777" w:rsidR="00591BFF" w:rsidRPr="00591BFF" w:rsidRDefault="00591BFF" w:rsidP="00591BFF">
            <w:r w:rsidRPr="00591BFF">
              <w:t>comparison</w:t>
            </w:r>
          </w:p>
          <w:p w14:paraId="6677C212" w14:textId="77777777" w:rsidR="00591BFF" w:rsidRPr="00591BFF" w:rsidRDefault="00591BFF" w:rsidP="00591BFF">
            <w:r w:rsidRPr="00591BFF">
              <w:t>c) View PLO</w:t>
            </w:r>
          </w:p>
          <w:p w14:paraId="1B5D076E" w14:textId="77777777" w:rsidR="00591BFF" w:rsidRPr="00591BFF" w:rsidRDefault="00591BFF" w:rsidP="00591BFF">
            <w:r w:rsidRPr="00591BFF">
              <w:t>achievement</w:t>
            </w:r>
          </w:p>
          <w:p w14:paraId="5AF2C719" w14:textId="77777777" w:rsidR="00591BFF" w:rsidRPr="00591BFF" w:rsidRDefault="00591BFF" w:rsidP="00591BFF">
            <w:r w:rsidRPr="00591BFF">
              <w:t>Comparison.</w:t>
            </w:r>
          </w:p>
          <w:p w14:paraId="2ECCF681" w14:textId="77777777" w:rsidR="00591BFF" w:rsidRPr="00591BFF" w:rsidRDefault="00591BFF" w:rsidP="00591BFF">
            <w:r w:rsidRPr="00591BFF">
              <w:rPr>
                <w:b/>
                <w:bCs/>
              </w:rPr>
              <w:t>Registrar’s office:</w:t>
            </w:r>
          </w:p>
          <w:p w14:paraId="08198656" w14:textId="77777777" w:rsidR="00591BFF" w:rsidRPr="00591BFF" w:rsidRDefault="00591BFF" w:rsidP="00591BFF">
            <w:r w:rsidRPr="00591BFF">
              <w:t>a) Logs into</w:t>
            </w:r>
          </w:p>
          <w:p w14:paraId="5643520E" w14:textId="77777777" w:rsidR="00591BFF" w:rsidRPr="00591BFF" w:rsidRDefault="00591BFF" w:rsidP="00591BFF">
            <w:r w:rsidRPr="00591BFF">
              <w:t>the system</w:t>
            </w:r>
          </w:p>
          <w:p w14:paraId="6FAFC17E" w14:textId="77777777" w:rsidR="00591BFF" w:rsidRPr="00591BFF" w:rsidRDefault="00591BFF" w:rsidP="00591BFF">
            <w:r w:rsidRPr="00591BFF">
              <w:t>using user-ID and</w:t>
            </w:r>
          </w:p>
          <w:p w14:paraId="449EF9E1" w14:textId="77777777" w:rsidR="00591BFF" w:rsidRPr="00591BFF" w:rsidRDefault="00591BFF" w:rsidP="00591BFF">
            <w:r w:rsidRPr="00591BFF">
              <w:t>password.</w:t>
            </w:r>
          </w:p>
          <w:p w14:paraId="21E5175D" w14:textId="77777777" w:rsidR="00591BFF" w:rsidRPr="00591BFF" w:rsidRDefault="00591BFF" w:rsidP="00591BFF">
            <w:r w:rsidRPr="00591BFF">
              <w:t>b) Selects</w:t>
            </w:r>
          </w:p>
          <w:p w14:paraId="6CBE1077" w14:textId="77777777" w:rsidR="00591BFF" w:rsidRPr="00591BFF" w:rsidRDefault="00591BFF" w:rsidP="00591BFF">
            <w:r w:rsidRPr="00591BFF">
              <w:t>PLO</w:t>
            </w:r>
          </w:p>
          <w:p w14:paraId="528AA296" w14:textId="77777777" w:rsidR="00591BFF" w:rsidRPr="00591BFF" w:rsidRDefault="00591BFF" w:rsidP="00591BFF">
            <w:r w:rsidRPr="00591BFF">
              <w:t>achievement</w:t>
            </w:r>
          </w:p>
          <w:p w14:paraId="2B8C29FD" w14:textId="77777777" w:rsidR="00591BFF" w:rsidRPr="00591BFF" w:rsidRDefault="00591BFF" w:rsidP="00591BFF">
            <w:r w:rsidRPr="00591BFF">
              <w:t>comparison.</w:t>
            </w:r>
          </w:p>
          <w:p w14:paraId="3B338C0D" w14:textId="77777777" w:rsidR="00591BFF" w:rsidRPr="00591BFF" w:rsidRDefault="00591BFF" w:rsidP="00591BFF">
            <w:r w:rsidRPr="00591BFF">
              <w:t>c) View PLO</w:t>
            </w:r>
          </w:p>
          <w:p w14:paraId="4390B0F4" w14:textId="77777777" w:rsidR="00591BFF" w:rsidRPr="00591BFF" w:rsidRDefault="00591BFF" w:rsidP="00591BFF">
            <w:r w:rsidRPr="00591BFF">
              <w:t>achievement</w:t>
            </w:r>
          </w:p>
          <w:p w14:paraId="20E15F81" w14:textId="77777777" w:rsidR="00591BFF" w:rsidRPr="00591BFF" w:rsidRDefault="00591BFF" w:rsidP="00591BFF">
            <w:r w:rsidRPr="00591BFF">
              <w:t>comparison.</w:t>
            </w:r>
          </w:p>
          <w:p w14:paraId="011989B2" w14:textId="77777777" w:rsidR="00591BFF" w:rsidRPr="00591BFF" w:rsidRDefault="00591BFF" w:rsidP="00591BFF">
            <w:r w:rsidRPr="00591BFF">
              <w:rPr>
                <w:b/>
                <w:bCs/>
              </w:rPr>
              <w:t>Faculty:</w:t>
            </w:r>
          </w:p>
          <w:p w14:paraId="4BC41D1F" w14:textId="77777777" w:rsidR="00591BFF" w:rsidRPr="00591BFF" w:rsidRDefault="00591BFF" w:rsidP="00591BFF">
            <w:r w:rsidRPr="00591BFF">
              <w:t>a) Logs into the System</w:t>
            </w:r>
          </w:p>
          <w:p w14:paraId="3D9E1597" w14:textId="77777777" w:rsidR="00591BFF" w:rsidRPr="00591BFF" w:rsidRDefault="00591BFF" w:rsidP="00591BFF">
            <w:r w:rsidRPr="00591BFF">
              <w:t>using</w:t>
            </w:r>
          </w:p>
          <w:p w14:paraId="74AF134D" w14:textId="77777777" w:rsidR="00591BFF" w:rsidRPr="00591BFF" w:rsidRDefault="00591BFF" w:rsidP="00591BFF">
            <w:r w:rsidRPr="00591BFF">
              <w:t>Faculty-ID and</w:t>
            </w:r>
          </w:p>
          <w:p w14:paraId="7B845BD1" w14:textId="77777777" w:rsidR="00591BFF" w:rsidRPr="00591BFF" w:rsidRDefault="00591BFF" w:rsidP="00591BFF">
            <w:r w:rsidRPr="00591BFF">
              <w:t>password.</w:t>
            </w:r>
          </w:p>
          <w:p w14:paraId="1FC36208" w14:textId="77777777" w:rsidR="00591BFF" w:rsidRPr="00591BFF" w:rsidRDefault="00591BFF" w:rsidP="00591BFF">
            <w:r w:rsidRPr="00591BFF">
              <w:t>b) Selects</w:t>
            </w:r>
          </w:p>
          <w:p w14:paraId="25947F2F" w14:textId="77777777" w:rsidR="00591BFF" w:rsidRPr="00591BFF" w:rsidRDefault="00591BFF" w:rsidP="00591BFF">
            <w:r w:rsidRPr="00591BFF">
              <w:t>PLO</w:t>
            </w:r>
          </w:p>
          <w:p w14:paraId="4CE00358" w14:textId="77777777" w:rsidR="00591BFF" w:rsidRPr="00591BFF" w:rsidRDefault="00591BFF" w:rsidP="00591BFF">
            <w:r w:rsidRPr="00591BFF">
              <w:t>achievement</w:t>
            </w:r>
          </w:p>
          <w:p w14:paraId="48ED1591" w14:textId="77777777" w:rsidR="00591BFF" w:rsidRPr="00591BFF" w:rsidRDefault="00591BFF" w:rsidP="00591BFF">
            <w:r w:rsidRPr="00591BFF">
              <w:lastRenderedPageBreak/>
              <w:t>comparison.</w:t>
            </w:r>
          </w:p>
          <w:p w14:paraId="4A614A45" w14:textId="77777777" w:rsidR="00591BFF" w:rsidRPr="00591BFF" w:rsidRDefault="00591BFF" w:rsidP="00591BFF">
            <w:r w:rsidRPr="00591BFF">
              <w:t>c) view PLO</w:t>
            </w:r>
          </w:p>
          <w:p w14:paraId="116B16CE" w14:textId="77777777" w:rsidR="00591BFF" w:rsidRPr="00591BFF" w:rsidRDefault="00591BFF" w:rsidP="00591BFF">
            <w:r w:rsidRPr="00591BFF">
              <w:t>Achievement comparison.</w:t>
            </w:r>
          </w:p>
          <w:p w14:paraId="5456993A" w14:textId="77777777" w:rsidR="00591BFF" w:rsidRPr="00591BFF" w:rsidRDefault="00591BFF" w:rsidP="00591BFF">
            <w:r w:rsidRPr="00591BFF">
              <w:rPr>
                <w:b/>
                <w:bCs/>
              </w:rPr>
              <w:t>Dean</w:t>
            </w:r>
          </w:p>
          <w:p w14:paraId="19412F59" w14:textId="77777777" w:rsidR="00591BFF" w:rsidRPr="00591BFF" w:rsidRDefault="00591BFF" w:rsidP="00591BFF">
            <w:r w:rsidRPr="00591BFF">
              <w:t>a) Logs into the system</w:t>
            </w:r>
          </w:p>
          <w:p w14:paraId="74C224AC" w14:textId="77777777" w:rsidR="00591BFF" w:rsidRPr="00591BFF" w:rsidRDefault="00591BFF" w:rsidP="00591BFF">
            <w:r w:rsidRPr="00591BFF">
              <w:t>using user-ID</w:t>
            </w:r>
          </w:p>
          <w:p w14:paraId="5705D54A" w14:textId="77777777" w:rsidR="00591BFF" w:rsidRPr="00591BFF" w:rsidRDefault="00591BFF" w:rsidP="00591BFF">
            <w:r w:rsidRPr="00591BFF">
              <w:t>and</w:t>
            </w:r>
          </w:p>
          <w:p w14:paraId="15D46D00" w14:textId="77777777" w:rsidR="00591BFF" w:rsidRPr="00591BFF" w:rsidRDefault="00591BFF" w:rsidP="00591BFF">
            <w:r w:rsidRPr="00591BFF">
              <w:t>password.</w:t>
            </w:r>
          </w:p>
          <w:p w14:paraId="116648CF" w14:textId="77777777" w:rsidR="00591BFF" w:rsidRPr="00591BFF" w:rsidRDefault="00591BFF" w:rsidP="00591BFF">
            <w:r w:rsidRPr="00591BFF">
              <w:t>b) Selects</w:t>
            </w:r>
          </w:p>
          <w:p w14:paraId="1C03DC55" w14:textId="77777777" w:rsidR="00591BFF" w:rsidRPr="00591BFF" w:rsidRDefault="00591BFF" w:rsidP="00591BFF">
            <w:r w:rsidRPr="00591BFF">
              <w:t>PLO</w:t>
            </w:r>
          </w:p>
          <w:p w14:paraId="5B286605" w14:textId="77777777" w:rsidR="00591BFF" w:rsidRPr="00591BFF" w:rsidRDefault="00591BFF" w:rsidP="00591BFF">
            <w:r w:rsidRPr="00591BFF">
              <w:t>achievement</w:t>
            </w:r>
          </w:p>
          <w:p w14:paraId="37DEB00C" w14:textId="77777777" w:rsidR="00591BFF" w:rsidRPr="00591BFF" w:rsidRDefault="00591BFF" w:rsidP="00591BFF">
            <w:r w:rsidRPr="00591BFF">
              <w:t>comparison.</w:t>
            </w:r>
          </w:p>
          <w:p w14:paraId="75149B37" w14:textId="77777777" w:rsidR="00591BFF" w:rsidRPr="00591BFF" w:rsidRDefault="00591BFF" w:rsidP="00591BFF">
            <w:r w:rsidRPr="00591BFF">
              <w:t>c) View PLO</w:t>
            </w:r>
          </w:p>
          <w:p w14:paraId="32938B89" w14:textId="77777777" w:rsidR="00591BFF" w:rsidRPr="00591BFF" w:rsidRDefault="00591BFF" w:rsidP="00591BFF">
            <w:r w:rsidRPr="00591BFF">
              <w:t>achievement</w:t>
            </w:r>
          </w:p>
          <w:p w14:paraId="615CD8AA" w14:textId="77777777" w:rsidR="00591BFF" w:rsidRPr="00591BFF" w:rsidRDefault="00591BFF" w:rsidP="00591BFF">
            <w:r w:rsidRPr="00591BFF">
              <w:t>Comparison.</w:t>
            </w:r>
          </w:p>
          <w:p w14:paraId="41F0E00D" w14:textId="77777777" w:rsidR="00591BFF" w:rsidRPr="00591BFF" w:rsidRDefault="00591BFF" w:rsidP="00591BFF">
            <w:r w:rsidRPr="00591BFF">
              <w:rPr>
                <w:b/>
                <w:bCs/>
              </w:rPr>
              <w:t>VC</w:t>
            </w:r>
          </w:p>
          <w:p w14:paraId="50D03AF2" w14:textId="77777777" w:rsidR="00591BFF" w:rsidRPr="00591BFF" w:rsidRDefault="00591BFF" w:rsidP="00591BFF">
            <w:r w:rsidRPr="00591BFF">
              <w:t>a) Logs into the system</w:t>
            </w:r>
          </w:p>
          <w:p w14:paraId="5F724927" w14:textId="77777777" w:rsidR="00591BFF" w:rsidRPr="00591BFF" w:rsidRDefault="00591BFF" w:rsidP="00591BFF">
            <w:r w:rsidRPr="00591BFF">
              <w:t>using user-ID</w:t>
            </w:r>
          </w:p>
          <w:p w14:paraId="3E6D44F2" w14:textId="77777777" w:rsidR="00591BFF" w:rsidRPr="00591BFF" w:rsidRDefault="00591BFF" w:rsidP="00591BFF">
            <w:r w:rsidRPr="00591BFF">
              <w:t>and</w:t>
            </w:r>
          </w:p>
          <w:p w14:paraId="00FAC159" w14:textId="77777777" w:rsidR="00591BFF" w:rsidRPr="00591BFF" w:rsidRDefault="00591BFF" w:rsidP="00591BFF">
            <w:r w:rsidRPr="00591BFF">
              <w:t>password.</w:t>
            </w:r>
          </w:p>
          <w:p w14:paraId="2ED8271C" w14:textId="77777777" w:rsidR="00591BFF" w:rsidRPr="00591BFF" w:rsidRDefault="00591BFF" w:rsidP="00591BFF">
            <w:r w:rsidRPr="00591BFF">
              <w:t>b) Selects</w:t>
            </w:r>
          </w:p>
          <w:p w14:paraId="3561245B" w14:textId="77777777" w:rsidR="00591BFF" w:rsidRPr="00591BFF" w:rsidRDefault="00591BFF" w:rsidP="00591BFF">
            <w:r w:rsidRPr="00591BFF">
              <w:t>PLO</w:t>
            </w:r>
          </w:p>
          <w:p w14:paraId="6ABC8B77" w14:textId="77777777" w:rsidR="00591BFF" w:rsidRPr="00591BFF" w:rsidRDefault="00591BFF" w:rsidP="00591BFF">
            <w:r w:rsidRPr="00591BFF">
              <w:t>achievement</w:t>
            </w:r>
          </w:p>
          <w:p w14:paraId="5E3F329A" w14:textId="77777777" w:rsidR="00591BFF" w:rsidRPr="00591BFF" w:rsidRDefault="00591BFF" w:rsidP="00591BFF">
            <w:r w:rsidRPr="00591BFF">
              <w:t>comparison</w:t>
            </w:r>
          </w:p>
          <w:p w14:paraId="3985225A" w14:textId="77777777" w:rsidR="00591BFF" w:rsidRPr="00591BFF" w:rsidRDefault="00591BFF" w:rsidP="00591BFF">
            <w:r w:rsidRPr="00591BFF">
              <w:t>c) View PLO</w:t>
            </w:r>
          </w:p>
          <w:p w14:paraId="43839975" w14:textId="77777777" w:rsidR="00591BFF" w:rsidRPr="00591BFF" w:rsidRDefault="00591BFF" w:rsidP="00591BFF">
            <w:r w:rsidRPr="00591BFF">
              <w:t>achievement</w:t>
            </w:r>
          </w:p>
          <w:p w14:paraId="2AA2F146" w14:textId="77777777" w:rsidR="00591BFF" w:rsidRPr="00591BFF" w:rsidRDefault="00591BFF" w:rsidP="00591BFF">
            <w:r w:rsidRPr="00591BFF">
              <w:t>Comparison.</w:t>
            </w:r>
          </w:p>
        </w:tc>
        <w:tc>
          <w:tcPr>
            <w:tcW w:w="1313" w:type="dxa"/>
          </w:tcPr>
          <w:p w14:paraId="480EE71E" w14:textId="77777777" w:rsidR="00591BFF" w:rsidRPr="00591BFF" w:rsidRDefault="00591BFF" w:rsidP="00591BFF"/>
        </w:tc>
        <w:tc>
          <w:tcPr>
            <w:tcW w:w="1313" w:type="dxa"/>
          </w:tcPr>
          <w:p w14:paraId="7EC537D2"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6EFB6FE4"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3F0080BA" w14:textId="34C58214"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to access SPMS2.0</w:t>
            </w:r>
          </w:p>
          <w:p w14:paraId="11574600" w14:textId="77777777" w:rsidR="00591BFF" w:rsidRPr="00591BFF" w:rsidRDefault="00591BFF" w:rsidP="00591BFF">
            <w:pPr>
              <w:rPr>
                <w:rFonts w:eastAsia="Times New Roman" w:cstheme="minorHAnsi"/>
              </w:rPr>
            </w:pPr>
          </w:p>
          <w:p w14:paraId="5C252D17"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193FA2F3" w14:textId="07512853" w:rsidR="00591BFF" w:rsidRPr="00591BFF" w:rsidRDefault="00B835F2" w:rsidP="00591BFF">
            <w:pPr>
              <w:rPr>
                <w:rFonts w:eastAsia="Times New Roman" w:cstheme="minorHAnsi"/>
                <w:b/>
                <w:bCs/>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p>
          <w:p w14:paraId="395B04B7" w14:textId="77777777" w:rsidR="00591BFF" w:rsidRPr="00591BFF" w:rsidRDefault="00591BFF" w:rsidP="00591BFF">
            <w:pPr>
              <w:rPr>
                <w:rFonts w:eastAsia="Times New Roman" w:cstheme="minorHAnsi"/>
                <w:b/>
                <w:bCs/>
                <w:color w:val="000000"/>
              </w:rPr>
            </w:pPr>
          </w:p>
          <w:p w14:paraId="73D0C269"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2ABF1F7F"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01280D9A"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789E84D7"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745B1946" w14:textId="77FE337A" w:rsidR="00591BFF" w:rsidRPr="00591BFF" w:rsidRDefault="00B835F2" w:rsidP="00591BFF">
            <w:pPr>
              <w:rPr>
                <w:rFonts w:eastAsia="Times New Roman" w:cstheme="minorHAnsi"/>
                <w:color w:val="000000"/>
              </w:rPr>
            </w:pPr>
            <w:r w:rsidRPr="00591BFF">
              <w:rPr>
                <w:rFonts w:eastAsia="Times New Roman" w:cstheme="minorHAnsi"/>
                <w:color w:val="000000"/>
              </w:rPr>
              <w:lastRenderedPageBreak/>
              <w:t>a) Used</w:t>
            </w:r>
            <w:r w:rsidR="00591BFF" w:rsidRPr="00591BFF">
              <w:rPr>
                <w:rFonts w:eastAsia="Times New Roman" w:cstheme="minorHAnsi"/>
                <w:color w:val="000000"/>
              </w:rPr>
              <w:t xml:space="preserve"> to</w:t>
            </w:r>
          </w:p>
          <w:p w14:paraId="65E590D5"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32F225B4"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0E9D3A91" w14:textId="77777777" w:rsidR="00591BFF" w:rsidRPr="00591BFF" w:rsidRDefault="00591BFF" w:rsidP="00591BFF">
            <w:pPr>
              <w:rPr>
                <w:rFonts w:cstheme="minorHAnsi"/>
              </w:rPr>
            </w:pPr>
          </w:p>
        </w:tc>
        <w:tc>
          <w:tcPr>
            <w:tcW w:w="1513" w:type="dxa"/>
          </w:tcPr>
          <w:p w14:paraId="40DC8DCA" w14:textId="77777777" w:rsidR="00591BFF" w:rsidRPr="00591BFF" w:rsidRDefault="00591BFF" w:rsidP="00591BFF">
            <w:pPr>
              <w:rPr>
                <w:b/>
                <w:bCs/>
              </w:rPr>
            </w:pPr>
            <w:r w:rsidRPr="00591BFF">
              <w:rPr>
                <w:b/>
                <w:bCs/>
              </w:rPr>
              <w:lastRenderedPageBreak/>
              <w:t>SPMS2.0</w:t>
            </w:r>
          </w:p>
          <w:p w14:paraId="6838524D" w14:textId="77777777" w:rsidR="00591BFF" w:rsidRPr="00591BFF" w:rsidRDefault="00591BFF" w:rsidP="00591BFF">
            <w:r w:rsidRPr="00591BFF">
              <w:t>a) A) The software will calculate the expected vs. achieved PLO.</w:t>
            </w:r>
          </w:p>
        </w:tc>
        <w:tc>
          <w:tcPr>
            <w:tcW w:w="1530" w:type="dxa"/>
          </w:tcPr>
          <w:p w14:paraId="53BA3E98" w14:textId="77777777" w:rsidR="00591BFF" w:rsidRPr="00591BFF" w:rsidRDefault="00591BFF" w:rsidP="00591BFF">
            <w:pPr>
              <w:rPr>
                <w:b/>
                <w:bCs/>
              </w:rPr>
            </w:pPr>
            <w:r w:rsidRPr="00591BFF">
              <w:rPr>
                <w:b/>
                <w:bCs/>
              </w:rPr>
              <w:t>SPMS2.0</w:t>
            </w:r>
          </w:p>
          <w:p w14:paraId="2B003944" w14:textId="77777777" w:rsidR="00591BFF" w:rsidRPr="00591BFF" w:rsidRDefault="00591BFF" w:rsidP="00591BFF">
            <w:pPr>
              <w:rPr>
                <w:b/>
                <w:bCs/>
              </w:rPr>
            </w:pPr>
            <w:r w:rsidRPr="00591BFF">
              <w:rPr>
                <w:b/>
                <w:bCs/>
              </w:rPr>
              <w:t>Database</w:t>
            </w:r>
          </w:p>
          <w:p w14:paraId="42A1BCB2" w14:textId="77777777" w:rsidR="00591BFF" w:rsidRPr="00591BFF" w:rsidRDefault="00591BFF" w:rsidP="00591BFF">
            <w:r w:rsidRPr="00591BFF">
              <w:t>a) The</w:t>
            </w:r>
          </w:p>
          <w:p w14:paraId="51D0CE15" w14:textId="77777777" w:rsidR="00591BFF" w:rsidRPr="00591BFF" w:rsidRDefault="00591BFF" w:rsidP="00591BFF">
            <w:r w:rsidRPr="00591BFF">
              <w:t>performance</w:t>
            </w:r>
          </w:p>
          <w:p w14:paraId="527ED82A" w14:textId="77777777" w:rsidR="00591BFF" w:rsidRPr="00591BFF" w:rsidRDefault="00591BFF" w:rsidP="00591BFF">
            <w:r w:rsidRPr="00591BFF">
              <w:t>will be stored</w:t>
            </w:r>
          </w:p>
          <w:p w14:paraId="6737A99C" w14:textId="77777777" w:rsidR="00591BFF" w:rsidRPr="00591BFF" w:rsidRDefault="00591BFF" w:rsidP="00591BFF">
            <w:r w:rsidRPr="00591BFF">
              <w:t>and updated</w:t>
            </w:r>
          </w:p>
          <w:p w14:paraId="5D72A428" w14:textId="77777777" w:rsidR="00591BFF" w:rsidRPr="00591BFF" w:rsidRDefault="00591BFF" w:rsidP="00591BFF">
            <w:r w:rsidRPr="00591BFF">
              <w:t>in the</w:t>
            </w:r>
          </w:p>
          <w:p w14:paraId="12106E3F" w14:textId="77777777" w:rsidR="00591BFF" w:rsidRPr="00591BFF" w:rsidRDefault="00591BFF" w:rsidP="00591BFF">
            <w:r w:rsidRPr="00591BFF">
              <w:t>database.</w:t>
            </w:r>
          </w:p>
        </w:tc>
        <w:tc>
          <w:tcPr>
            <w:tcW w:w="1350" w:type="dxa"/>
          </w:tcPr>
          <w:p w14:paraId="1B6226F4" w14:textId="77777777" w:rsidR="00591BFF" w:rsidRPr="00591BFF" w:rsidRDefault="00591BFF" w:rsidP="00591BFF">
            <w:pPr>
              <w:rPr>
                <w:b/>
                <w:bCs/>
              </w:rPr>
            </w:pPr>
            <w:r w:rsidRPr="00591BFF">
              <w:rPr>
                <w:b/>
                <w:bCs/>
              </w:rPr>
              <w:t>Internet</w:t>
            </w:r>
          </w:p>
          <w:p w14:paraId="1F7D1DBC" w14:textId="77777777" w:rsidR="00591BFF" w:rsidRPr="00591BFF" w:rsidRDefault="00591BFF" w:rsidP="00591BFF">
            <w:r w:rsidRPr="00591BFF">
              <w:t>a) To login into and access the SPM it is used.</w:t>
            </w:r>
          </w:p>
        </w:tc>
      </w:tr>
      <w:tr w:rsidR="00591BFF" w:rsidRPr="00591BFF" w14:paraId="120136B4" w14:textId="77777777" w:rsidTr="008A0968">
        <w:tc>
          <w:tcPr>
            <w:tcW w:w="1261" w:type="dxa"/>
            <w:shd w:val="clear" w:color="auto" w:fill="C5E0B3" w:themeFill="accent6" w:themeFillTint="66"/>
          </w:tcPr>
          <w:p w14:paraId="446C097B" w14:textId="77777777" w:rsidR="00591BFF" w:rsidRPr="00591BFF" w:rsidRDefault="00591BFF" w:rsidP="00591BFF">
            <w:r w:rsidRPr="00591BFF">
              <w:lastRenderedPageBreak/>
              <w:t>CO-PLO achievement summary</w:t>
            </w:r>
          </w:p>
        </w:tc>
        <w:tc>
          <w:tcPr>
            <w:tcW w:w="1255" w:type="dxa"/>
          </w:tcPr>
          <w:p w14:paraId="7FB4959C" w14:textId="77777777" w:rsidR="00591BFF" w:rsidRPr="00591BFF" w:rsidRDefault="00591BFF" w:rsidP="00591BFF">
            <w:r w:rsidRPr="00591BFF">
              <w:rPr>
                <w:b/>
                <w:bCs/>
              </w:rPr>
              <w:t>Student:</w:t>
            </w:r>
          </w:p>
          <w:p w14:paraId="4DDC9162" w14:textId="77777777" w:rsidR="00591BFF" w:rsidRPr="00591BFF" w:rsidRDefault="00591BFF" w:rsidP="00591BFF">
            <w:r w:rsidRPr="00591BFF">
              <w:t>a) Logs into the system</w:t>
            </w:r>
          </w:p>
          <w:p w14:paraId="21C2456E" w14:textId="77777777" w:rsidR="00591BFF" w:rsidRPr="00591BFF" w:rsidRDefault="00591BFF" w:rsidP="00591BFF">
            <w:r w:rsidRPr="00591BFF">
              <w:t>using</w:t>
            </w:r>
          </w:p>
          <w:p w14:paraId="34EE44DC" w14:textId="77777777" w:rsidR="00591BFF" w:rsidRPr="00591BFF" w:rsidRDefault="00591BFF" w:rsidP="00591BFF">
            <w:r w:rsidRPr="00591BFF">
              <w:t>Student-ID</w:t>
            </w:r>
          </w:p>
          <w:p w14:paraId="33D472BB" w14:textId="77777777" w:rsidR="00591BFF" w:rsidRPr="00591BFF" w:rsidRDefault="00591BFF" w:rsidP="00591BFF">
            <w:r w:rsidRPr="00591BFF">
              <w:t>and</w:t>
            </w:r>
          </w:p>
          <w:p w14:paraId="78423C5B" w14:textId="77777777" w:rsidR="00591BFF" w:rsidRPr="00591BFF" w:rsidRDefault="00591BFF" w:rsidP="00591BFF">
            <w:r w:rsidRPr="00591BFF">
              <w:lastRenderedPageBreak/>
              <w:t>password.</w:t>
            </w:r>
          </w:p>
          <w:p w14:paraId="201279C1" w14:textId="77777777" w:rsidR="00591BFF" w:rsidRPr="00591BFF" w:rsidRDefault="00591BFF" w:rsidP="00591BFF">
            <w:r w:rsidRPr="00591BFF">
              <w:t>b) Selects</w:t>
            </w:r>
          </w:p>
          <w:p w14:paraId="7FD59CFA" w14:textId="77777777" w:rsidR="00591BFF" w:rsidRPr="00591BFF" w:rsidRDefault="00591BFF" w:rsidP="00591BFF">
            <w:r w:rsidRPr="00591BFF">
              <w:t>CO -PLO</w:t>
            </w:r>
          </w:p>
          <w:p w14:paraId="40F4280B" w14:textId="77777777" w:rsidR="00591BFF" w:rsidRPr="00591BFF" w:rsidRDefault="00591BFF" w:rsidP="00591BFF">
            <w:r w:rsidRPr="00591BFF">
              <w:t>achievement</w:t>
            </w:r>
          </w:p>
          <w:p w14:paraId="71B10655" w14:textId="77777777" w:rsidR="00591BFF" w:rsidRPr="00591BFF" w:rsidRDefault="00591BFF" w:rsidP="00591BFF">
            <w:r w:rsidRPr="00591BFF">
              <w:t>summary.</w:t>
            </w:r>
          </w:p>
          <w:p w14:paraId="2F4CF100" w14:textId="77777777" w:rsidR="00591BFF" w:rsidRPr="00591BFF" w:rsidRDefault="00591BFF" w:rsidP="00591BFF">
            <w:r w:rsidRPr="00591BFF">
              <w:t>c) View CO- PLO achievement summary.</w:t>
            </w:r>
          </w:p>
          <w:p w14:paraId="35C66C3C" w14:textId="77777777" w:rsidR="00591BFF" w:rsidRPr="00591BFF" w:rsidRDefault="00591BFF" w:rsidP="00591BFF">
            <w:r w:rsidRPr="00591BFF">
              <w:rPr>
                <w:b/>
                <w:bCs/>
              </w:rPr>
              <w:t>Department Head:</w:t>
            </w:r>
          </w:p>
          <w:p w14:paraId="18330E78" w14:textId="77777777" w:rsidR="00591BFF" w:rsidRPr="00591BFF" w:rsidRDefault="00591BFF" w:rsidP="00591BFF">
            <w:r w:rsidRPr="00591BFF">
              <w:t>a) Logs into the system</w:t>
            </w:r>
          </w:p>
          <w:p w14:paraId="79BECECF" w14:textId="77777777" w:rsidR="00591BFF" w:rsidRPr="00591BFF" w:rsidRDefault="00591BFF" w:rsidP="00591BFF">
            <w:r w:rsidRPr="00591BFF">
              <w:t>using user-ID</w:t>
            </w:r>
          </w:p>
          <w:p w14:paraId="2810C466" w14:textId="77777777" w:rsidR="00591BFF" w:rsidRPr="00591BFF" w:rsidRDefault="00591BFF" w:rsidP="00591BFF">
            <w:r w:rsidRPr="00591BFF">
              <w:t>and</w:t>
            </w:r>
          </w:p>
          <w:p w14:paraId="264B57CB" w14:textId="77777777" w:rsidR="00591BFF" w:rsidRPr="00591BFF" w:rsidRDefault="00591BFF" w:rsidP="00591BFF">
            <w:r w:rsidRPr="00591BFF">
              <w:t>password.</w:t>
            </w:r>
          </w:p>
          <w:p w14:paraId="3373DF50" w14:textId="77777777" w:rsidR="00591BFF" w:rsidRPr="00591BFF" w:rsidRDefault="00591BFF" w:rsidP="00591BFF">
            <w:r w:rsidRPr="00591BFF">
              <w:t>b) Selects</w:t>
            </w:r>
          </w:p>
          <w:p w14:paraId="7F4ACE5C" w14:textId="77777777" w:rsidR="00591BFF" w:rsidRPr="00591BFF" w:rsidRDefault="00591BFF" w:rsidP="00591BFF">
            <w:r w:rsidRPr="00591BFF">
              <w:t>CO -PLO</w:t>
            </w:r>
          </w:p>
          <w:p w14:paraId="73DB9881" w14:textId="77777777" w:rsidR="00591BFF" w:rsidRPr="00591BFF" w:rsidRDefault="00591BFF" w:rsidP="00591BFF">
            <w:r w:rsidRPr="00591BFF">
              <w:t>achievement</w:t>
            </w:r>
          </w:p>
          <w:p w14:paraId="4A767B15" w14:textId="77777777" w:rsidR="00591BFF" w:rsidRPr="00591BFF" w:rsidRDefault="00591BFF" w:rsidP="00591BFF">
            <w:r w:rsidRPr="00591BFF">
              <w:t>summary.</w:t>
            </w:r>
          </w:p>
          <w:p w14:paraId="3E5CB5F6" w14:textId="77777777" w:rsidR="00591BFF" w:rsidRPr="00591BFF" w:rsidRDefault="00591BFF" w:rsidP="00591BFF">
            <w:r w:rsidRPr="00591BFF">
              <w:t>c) View CO</w:t>
            </w:r>
          </w:p>
          <w:p w14:paraId="05BD7656" w14:textId="77777777" w:rsidR="00591BFF" w:rsidRPr="00591BFF" w:rsidRDefault="00591BFF" w:rsidP="00591BFF">
            <w:r w:rsidRPr="00591BFF">
              <w:t>- PLO</w:t>
            </w:r>
          </w:p>
          <w:p w14:paraId="50717E29" w14:textId="77777777" w:rsidR="00591BFF" w:rsidRPr="00591BFF" w:rsidRDefault="00591BFF" w:rsidP="00591BFF">
            <w:r w:rsidRPr="00591BFF">
              <w:t>achievement</w:t>
            </w:r>
          </w:p>
          <w:p w14:paraId="2D01B839" w14:textId="77777777" w:rsidR="00591BFF" w:rsidRPr="00591BFF" w:rsidRDefault="00591BFF" w:rsidP="00591BFF">
            <w:r w:rsidRPr="00591BFF">
              <w:t>Summary.</w:t>
            </w:r>
          </w:p>
          <w:p w14:paraId="36052791" w14:textId="77777777" w:rsidR="00591BFF" w:rsidRPr="00591BFF" w:rsidRDefault="00591BFF" w:rsidP="00591BFF">
            <w:r w:rsidRPr="00591BFF">
              <w:rPr>
                <w:b/>
                <w:bCs/>
              </w:rPr>
              <w:t>Registrar’s office:</w:t>
            </w:r>
          </w:p>
          <w:p w14:paraId="7ECBBCBD" w14:textId="77777777" w:rsidR="00591BFF" w:rsidRPr="00591BFF" w:rsidRDefault="00591BFF" w:rsidP="00591BFF">
            <w:r w:rsidRPr="00591BFF">
              <w:t>a) Logs into the system</w:t>
            </w:r>
          </w:p>
          <w:p w14:paraId="6914A168" w14:textId="77777777" w:rsidR="00591BFF" w:rsidRPr="00591BFF" w:rsidRDefault="00591BFF" w:rsidP="00591BFF">
            <w:r w:rsidRPr="00591BFF">
              <w:t>using user-ID</w:t>
            </w:r>
          </w:p>
          <w:p w14:paraId="578111A2" w14:textId="77777777" w:rsidR="00591BFF" w:rsidRPr="00591BFF" w:rsidRDefault="00591BFF" w:rsidP="00591BFF">
            <w:r w:rsidRPr="00591BFF">
              <w:t>and</w:t>
            </w:r>
          </w:p>
          <w:p w14:paraId="0D8E618D" w14:textId="77777777" w:rsidR="00591BFF" w:rsidRPr="00591BFF" w:rsidRDefault="00591BFF" w:rsidP="00591BFF">
            <w:r w:rsidRPr="00591BFF">
              <w:t>password.</w:t>
            </w:r>
          </w:p>
          <w:p w14:paraId="2A410EB4" w14:textId="77777777" w:rsidR="00591BFF" w:rsidRPr="00591BFF" w:rsidRDefault="00591BFF" w:rsidP="00591BFF">
            <w:r w:rsidRPr="00591BFF">
              <w:t>b) Selects</w:t>
            </w:r>
          </w:p>
          <w:p w14:paraId="1CDDD6E0" w14:textId="77777777" w:rsidR="00591BFF" w:rsidRPr="00591BFF" w:rsidRDefault="00591BFF" w:rsidP="00591BFF">
            <w:r w:rsidRPr="00591BFF">
              <w:t>CO -PLO</w:t>
            </w:r>
          </w:p>
          <w:p w14:paraId="05890DCB" w14:textId="77777777" w:rsidR="00591BFF" w:rsidRPr="00591BFF" w:rsidRDefault="00591BFF" w:rsidP="00591BFF">
            <w:r w:rsidRPr="00591BFF">
              <w:t>achievement</w:t>
            </w:r>
          </w:p>
          <w:p w14:paraId="75E2E3FC" w14:textId="77777777" w:rsidR="00591BFF" w:rsidRPr="00591BFF" w:rsidRDefault="00591BFF" w:rsidP="00591BFF">
            <w:r w:rsidRPr="00591BFF">
              <w:t>summary.</w:t>
            </w:r>
          </w:p>
          <w:p w14:paraId="1C512014" w14:textId="77777777" w:rsidR="00591BFF" w:rsidRPr="00591BFF" w:rsidRDefault="00591BFF" w:rsidP="00591BFF">
            <w:r w:rsidRPr="00591BFF">
              <w:t>c) View CO</w:t>
            </w:r>
          </w:p>
          <w:p w14:paraId="6F485789" w14:textId="77777777" w:rsidR="00591BFF" w:rsidRPr="00591BFF" w:rsidRDefault="00591BFF" w:rsidP="00591BFF">
            <w:r w:rsidRPr="00591BFF">
              <w:t>-PLO</w:t>
            </w:r>
          </w:p>
          <w:p w14:paraId="45530C6B" w14:textId="77777777" w:rsidR="00591BFF" w:rsidRPr="00591BFF" w:rsidRDefault="00591BFF" w:rsidP="00591BFF">
            <w:r w:rsidRPr="00591BFF">
              <w:t>achievement</w:t>
            </w:r>
          </w:p>
          <w:p w14:paraId="1E104335" w14:textId="77777777" w:rsidR="00591BFF" w:rsidRPr="00591BFF" w:rsidRDefault="00591BFF" w:rsidP="00591BFF">
            <w:r w:rsidRPr="00591BFF">
              <w:t>Summary.</w:t>
            </w:r>
          </w:p>
          <w:p w14:paraId="70EF1607" w14:textId="77777777" w:rsidR="00591BFF" w:rsidRPr="00591BFF" w:rsidRDefault="00591BFF" w:rsidP="00591BFF">
            <w:r w:rsidRPr="00591BFF">
              <w:rPr>
                <w:b/>
                <w:bCs/>
              </w:rPr>
              <w:t>Faculty:</w:t>
            </w:r>
          </w:p>
          <w:p w14:paraId="1F2CF937" w14:textId="77777777" w:rsidR="00591BFF" w:rsidRPr="00591BFF" w:rsidRDefault="00591BFF" w:rsidP="00591BFF">
            <w:r w:rsidRPr="00591BFF">
              <w:t>a) Logs into the system</w:t>
            </w:r>
          </w:p>
          <w:p w14:paraId="1B617166" w14:textId="77777777" w:rsidR="00591BFF" w:rsidRPr="00591BFF" w:rsidRDefault="00591BFF" w:rsidP="00591BFF">
            <w:r w:rsidRPr="00591BFF">
              <w:t>using</w:t>
            </w:r>
          </w:p>
          <w:p w14:paraId="0448154C" w14:textId="77777777" w:rsidR="00591BFF" w:rsidRPr="00591BFF" w:rsidRDefault="00591BFF" w:rsidP="00591BFF">
            <w:r w:rsidRPr="00591BFF">
              <w:lastRenderedPageBreak/>
              <w:t>Faculty-ID and</w:t>
            </w:r>
          </w:p>
          <w:p w14:paraId="5C65C3C6" w14:textId="77777777" w:rsidR="00591BFF" w:rsidRPr="00591BFF" w:rsidRDefault="00591BFF" w:rsidP="00591BFF">
            <w:r w:rsidRPr="00591BFF">
              <w:t>password.</w:t>
            </w:r>
          </w:p>
          <w:p w14:paraId="4714617D" w14:textId="77777777" w:rsidR="00591BFF" w:rsidRPr="00591BFF" w:rsidRDefault="00591BFF" w:rsidP="00591BFF">
            <w:r w:rsidRPr="00591BFF">
              <w:t>b) Selects CO</w:t>
            </w:r>
          </w:p>
          <w:p w14:paraId="73ECDB16" w14:textId="77777777" w:rsidR="00591BFF" w:rsidRPr="00591BFF" w:rsidRDefault="00591BFF" w:rsidP="00591BFF">
            <w:r w:rsidRPr="00591BFF">
              <w:t>-PLO</w:t>
            </w:r>
          </w:p>
          <w:p w14:paraId="609DE3A9" w14:textId="77777777" w:rsidR="00591BFF" w:rsidRPr="00591BFF" w:rsidRDefault="00591BFF" w:rsidP="00591BFF">
            <w:r w:rsidRPr="00591BFF">
              <w:t>achievement</w:t>
            </w:r>
          </w:p>
          <w:p w14:paraId="2433B039" w14:textId="77777777" w:rsidR="00591BFF" w:rsidRPr="00591BFF" w:rsidRDefault="00591BFF" w:rsidP="00591BFF">
            <w:r w:rsidRPr="00591BFF">
              <w:t>summary.</w:t>
            </w:r>
          </w:p>
          <w:p w14:paraId="6DFC4EC6" w14:textId="77777777" w:rsidR="00591BFF" w:rsidRPr="00591BFF" w:rsidRDefault="00591BFF" w:rsidP="00591BFF">
            <w:r w:rsidRPr="00591BFF">
              <w:t>c) View CO</w:t>
            </w:r>
          </w:p>
          <w:p w14:paraId="0366FA7E" w14:textId="77777777" w:rsidR="00591BFF" w:rsidRPr="00591BFF" w:rsidRDefault="00591BFF" w:rsidP="00591BFF">
            <w:r w:rsidRPr="00591BFF">
              <w:t>- PLO</w:t>
            </w:r>
          </w:p>
          <w:p w14:paraId="20A4714B" w14:textId="77777777" w:rsidR="00591BFF" w:rsidRPr="00591BFF" w:rsidRDefault="00591BFF" w:rsidP="00591BFF">
            <w:r w:rsidRPr="00591BFF">
              <w:t>achievement</w:t>
            </w:r>
          </w:p>
          <w:p w14:paraId="5F9B0297" w14:textId="77777777" w:rsidR="00591BFF" w:rsidRPr="00591BFF" w:rsidRDefault="00591BFF" w:rsidP="00591BFF">
            <w:r w:rsidRPr="00591BFF">
              <w:t>Summary.</w:t>
            </w:r>
          </w:p>
          <w:p w14:paraId="58BF4B79" w14:textId="77777777" w:rsidR="00591BFF" w:rsidRPr="00591BFF" w:rsidRDefault="00591BFF" w:rsidP="00591BFF">
            <w:r w:rsidRPr="00591BFF">
              <w:rPr>
                <w:b/>
                <w:bCs/>
              </w:rPr>
              <w:t>Dean</w:t>
            </w:r>
          </w:p>
          <w:p w14:paraId="3DBF3B05" w14:textId="77777777" w:rsidR="00591BFF" w:rsidRPr="00591BFF" w:rsidRDefault="00591BFF" w:rsidP="00591BFF">
            <w:r w:rsidRPr="00591BFF">
              <w:t>a) Logs into the system</w:t>
            </w:r>
          </w:p>
          <w:p w14:paraId="6C481564" w14:textId="77777777" w:rsidR="00591BFF" w:rsidRPr="00591BFF" w:rsidRDefault="00591BFF" w:rsidP="00591BFF">
            <w:r w:rsidRPr="00591BFF">
              <w:t>using user-ID</w:t>
            </w:r>
          </w:p>
          <w:p w14:paraId="246990B8" w14:textId="77777777" w:rsidR="00591BFF" w:rsidRPr="00591BFF" w:rsidRDefault="00591BFF" w:rsidP="00591BFF">
            <w:r w:rsidRPr="00591BFF">
              <w:t>and</w:t>
            </w:r>
          </w:p>
          <w:p w14:paraId="00E1B232" w14:textId="77777777" w:rsidR="00591BFF" w:rsidRPr="00591BFF" w:rsidRDefault="00591BFF" w:rsidP="00591BFF">
            <w:r w:rsidRPr="00591BFF">
              <w:t>password.</w:t>
            </w:r>
          </w:p>
          <w:p w14:paraId="6D7DE959" w14:textId="77777777" w:rsidR="00591BFF" w:rsidRPr="00591BFF" w:rsidRDefault="00591BFF" w:rsidP="00591BFF">
            <w:r w:rsidRPr="00591BFF">
              <w:t>b) Selects</w:t>
            </w:r>
          </w:p>
          <w:p w14:paraId="126DFC96" w14:textId="77777777" w:rsidR="00591BFF" w:rsidRPr="00591BFF" w:rsidRDefault="00591BFF" w:rsidP="00591BFF">
            <w:r w:rsidRPr="00591BFF">
              <w:t>CO -PLO</w:t>
            </w:r>
          </w:p>
          <w:p w14:paraId="207FD23F" w14:textId="77777777" w:rsidR="00591BFF" w:rsidRPr="00591BFF" w:rsidRDefault="00591BFF" w:rsidP="00591BFF">
            <w:r w:rsidRPr="00591BFF">
              <w:t>achievement</w:t>
            </w:r>
          </w:p>
          <w:p w14:paraId="62B186DD" w14:textId="77777777" w:rsidR="00591BFF" w:rsidRPr="00591BFF" w:rsidRDefault="00591BFF" w:rsidP="00591BFF">
            <w:r w:rsidRPr="00591BFF">
              <w:t>summary.</w:t>
            </w:r>
          </w:p>
          <w:p w14:paraId="4F8FAD2B" w14:textId="77777777" w:rsidR="00591BFF" w:rsidRPr="00591BFF" w:rsidRDefault="00591BFF" w:rsidP="00591BFF">
            <w:r w:rsidRPr="00591BFF">
              <w:t>c) View CO</w:t>
            </w:r>
          </w:p>
          <w:p w14:paraId="55F31F24" w14:textId="77777777" w:rsidR="00591BFF" w:rsidRPr="00591BFF" w:rsidRDefault="00591BFF" w:rsidP="00591BFF">
            <w:r w:rsidRPr="00591BFF">
              <w:t>- PLO</w:t>
            </w:r>
          </w:p>
          <w:p w14:paraId="6AFE7DB8" w14:textId="77777777" w:rsidR="00591BFF" w:rsidRPr="00591BFF" w:rsidRDefault="00591BFF" w:rsidP="00591BFF">
            <w:r w:rsidRPr="00591BFF">
              <w:t>achievement</w:t>
            </w:r>
          </w:p>
          <w:p w14:paraId="4029ED49" w14:textId="77777777" w:rsidR="00591BFF" w:rsidRPr="00591BFF" w:rsidRDefault="00591BFF" w:rsidP="00591BFF">
            <w:r w:rsidRPr="00591BFF">
              <w:t>Summary.</w:t>
            </w:r>
          </w:p>
          <w:p w14:paraId="2380E3A9" w14:textId="77777777" w:rsidR="00591BFF" w:rsidRPr="00591BFF" w:rsidRDefault="00591BFF" w:rsidP="00591BFF">
            <w:r w:rsidRPr="00591BFF">
              <w:rPr>
                <w:b/>
                <w:bCs/>
              </w:rPr>
              <w:t>VC</w:t>
            </w:r>
          </w:p>
          <w:p w14:paraId="22AA9194" w14:textId="77777777" w:rsidR="00591BFF" w:rsidRPr="00591BFF" w:rsidRDefault="00591BFF" w:rsidP="00591BFF">
            <w:r w:rsidRPr="00591BFF">
              <w:t>a) Logs into the system</w:t>
            </w:r>
          </w:p>
          <w:p w14:paraId="049FA3AD" w14:textId="77777777" w:rsidR="00591BFF" w:rsidRPr="00591BFF" w:rsidRDefault="00591BFF" w:rsidP="00591BFF">
            <w:r w:rsidRPr="00591BFF">
              <w:t>using user-ID</w:t>
            </w:r>
          </w:p>
          <w:p w14:paraId="7B56CD34" w14:textId="77777777" w:rsidR="00591BFF" w:rsidRPr="00591BFF" w:rsidRDefault="00591BFF" w:rsidP="00591BFF">
            <w:r w:rsidRPr="00591BFF">
              <w:t>and</w:t>
            </w:r>
          </w:p>
          <w:p w14:paraId="4C0B4E48" w14:textId="77777777" w:rsidR="00591BFF" w:rsidRPr="00591BFF" w:rsidRDefault="00591BFF" w:rsidP="00591BFF">
            <w:r w:rsidRPr="00591BFF">
              <w:t>password.</w:t>
            </w:r>
          </w:p>
          <w:p w14:paraId="68C70CE0" w14:textId="77777777" w:rsidR="00591BFF" w:rsidRPr="00591BFF" w:rsidRDefault="00591BFF" w:rsidP="00591BFF">
            <w:r w:rsidRPr="00591BFF">
              <w:t>b) Selects</w:t>
            </w:r>
          </w:p>
          <w:p w14:paraId="3745DCB8" w14:textId="77777777" w:rsidR="00591BFF" w:rsidRPr="00591BFF" w:rsidRDefault="00591BFF" w:rsidP="00591BFF">
            <w:r w:rsidRPr="00591BFF">
              <w:t>CO</w:t>
            </w:r>
          </w:p>
          <w:p w14:paraId="0E31558A" w14:textId="77777777" w:rsidR="00591BFF" w:rsidRPr="00591BFF" w:rsidRDefault="00591BFF" w:rsidP="00591BFF">
            <w:r w:rsidRPr="00591BFF">
              <w:t>-PLO</w:t>
            </w:r>
          </w:p>
          <w:p w14:paraId="15AB48AE" w14:textId="77777777" w:rsidR="00591BFF" w:rsidRPr="00591BFF" w:rsidRDefault="00591BFF" w:rsidP="00591BFF">
            <w:r w:rsidRPr="00591BFF">
              <w:t>achievement</w:t>
            </w:r>
          </w:p>
          <w:p w14:paraId="671001DE" w14:textId="77777777" w:rsidR="00591BFF" w:rsidRPr="00591BFF" w:rsidRDefault="00591BFF" w:rsidP="00591BFF">
            <w:r w:rsidRPr="00591BFF">
              <w:t>summary</w:t>
            </w:r>
          </w:p>
          <w:p w14:paraId="6C248680" w14:textId="77777777" w:rsidR="00591BFF" w:rsidRPr="00591BFF" w:rsidRDefault="00591BFF" w:rsidP="00591BFF">
            <w:r w:rsidRPr="00591BFF">
              <w:t>.</w:t>
            </w:r>
          </w:p>
          <w:p w14:paraId="5048C912" w14:textId="77777777" w:rsidR="00591BFF" w:rsidRPr="00591BFF" w:rsidRDefault="00591BFF" w:rsidP="00591BFF">
            <w:r w:rsidRPr="00591BFF">
              <w:t>c) view CO</w:t>
            </w:r>
          </w:p>
          <w:p w14:paraId="13569906" w14:textId="77777777" w:rsidR="00591BFF" w:rsidRPr="00591BFF" w:rsidRDefault="00591BFF" w:rsidP="00591BFF">
            <w:r w:rsidRPr="00591BFF">
              <w:t>- PLO</w:t>
            </w:r>
          </w:p>
          <w:p w14:paraId="7C393AB7" w14:textId="77777777" w:rsidR="00591BFF" w:rsidRPr="00591BFF" w:rsidRDefault="00591BFF" w:rsidP="00591BFF">
            <w:r w:rsidRPr="00591BFF">
              <w:t>achievement</w:t>
            </w:r>
          </w:p>
          <w:p w14:paraId="3A8E7FE2" w14:textId="77777777" w:rsidR="00591BFF" w:rsidRPr="00591BFF" w:rsidRDefault="00591BFF" w:rsidP="00591BFF">
            <w:r w:rsidRPr="00591BFF">
              <w:t>summary.</w:t>
            </w:r>
          </w:p>
        </w:tc>
        <w:tc>
          <w:tcPr>
            <w:tcW w:w="1313" w:type="dxa"/>
          </w:tcPr>
          <w:p w14:paraId="07CCCF41" w14:textId="77777777" w:rsidR="00591BFF" w:rsidRPr="00591BFF" w:rsidRDefault="00591BFF" w:rsidP="00591BFF"/>
        </w:tc>
        <w:tc>
          <w:tcPr>
            <w:tcW w:w="1313" w:type="dxa"/>
          </w:tcPr>
          <w:p w14:paraId="5737B565" w14:textId="77777777" w:rsidR="00591BFF" w:rsidRPr="00591BFF" w:rsidRDefault="00591BFF" w:rsidP="00591BFF">
            <w:pPr>
              <w:rPr>
                <w:rFonts w:eastAsia="Times New Roman" w:cstheme="minorHAnsi"/>
              </w:rPr>
            </w:pPr>
            <w:r w:rsidRPr="00591BFF">
              <w:rPr>
                <w:rFonts w:eastAsia="Times New Roman" w:cstheme="minorHAnsi"/>
                <w:b/>
                <w:bCs/>
                <w:color w:val="000000"/>
              </w:rPr>
              <w:t>Computer/</w:t>
            </w:r>
          </w:p>
          <w:p w14:paraId="0F36DA28" w14:textId="77777777" w:rsidR="00591BFF" w:rsidRPr="00591BFF" w:rsidRDefault="00591BFF" w:rsidP="00591BFF">
            <w:pPr>
              <w:rPr>
                <w:rFonts w:eastAsia="Times New Roman" w:cstheme="minorHAnsi"/>
              </w:rPr>
            </w:pPr>
            <w:r w:rsidRPr="00591BFF">
              <w:rPr>
                <w:rFonts w:eastAsia="Times New Roman" w:cstheme="minorHAnsi"/>
                <w:b/>
                <w:bCs/>
                <w:color w:val="000000"/>
              </w:rPr>
              <w:t>Laptop </w:t>
            </w:r>
          </w:p>
          <w:p w14:paraId="465BEAAD" w14:textId="0892E6FF" w:rsidR="00591BFF" w:rsidRPr="00591BFF" w:rsidRDefault="00B835F2" w:rsidP="00591BFF">
            <w:pPr>
              <w:rPr>
                <w:rFonts w:eastAsia="Times New Roman" w:cstheme="minorHAnsi"/>
              </w:rPr>
            </w:pPr>
            <w:r w:rsidRPr="00591BFF">
              <w:rPr>
                <w:rFonts w:eastAsia="Times New Roman" w:cstheme="minorHAnsi"/>
                <w:color w:val="000000"/>
              </w:rPr>
              <w:t>a) User</w:t>
            </w:r>
            <w:r w:rsidR="00591BFF" w:rsidRPr="00591BFF">
              <w:rPr>
                <w:rFonts w:eastAsia="Times New Roman" w:cstheme="minorHAnsi"/>
                <w:color w:val="000000"/>
              </w:rPr>
              <w:t xml:space="preserve"> will need a computer </w:t>
            </w:r>
            <w:r w:rsidR="00591BFF" w:rsidRPr="00591BFF">
              <w:rPr>
                <w:rFonts w:eastAsia="Times New Roman" w:cstheme="minorHAnsi"/>
                <w:color w:val="000000"/>
              </w:rPr>
              <w:lastRenderedPageBreak/>
              <w:t>to access SPMS2.0</w:t>
            </w:r>
          </w:p>
          <w:p w14:paraId="4F46C6E3" w14:textId="77777777" w:rsidR="00591BFF" w:rsidRPr="00591BFF" w:rsidRDefault="00591BFF" w:rsidP="00591BFF">
            <w:pPr>
              <w:rPr>
                <w:rFonts w:eastAsia="Times New Roman" w:cstheme="minorHAnsi"/>
              </w:rPr>
            </w:pPr>
          </w:p>
          <w:p w14:paraId="6948DCB6" w14:textId="77777777" w:rsidR="00591BFF" w:rsidRPr="00591BFF" w:rsidRDefault="00591BFF" w:rsidP="00591BFF">
            <w:pPr>
              <w:rPr>
                <w:rFonts w:eastAsia="Times New Roman" w:cstheme="minorHAnsi"/>
                <w:b/>
                <w:bCs/>
                <w:color w:val="000000"/>
              </w:rPr>
            </w:pPr>
            <w:r w:rsidRPr="00591BFF">
              <w:rPr>
                <w:rFonts w:eastAsia="Times New Roman" w:cstheme="minorHAnsi"/>
                <w:b/>
                <w:bCs/>
                <w:color w:val="000000"/>
              </w:rPr>
              <w:t>Printer</w:t>
            </w:r>
          </w:p>
          <w:p w14:paraId="2B4821B0" w14:textId="11742E6B" w:rsidR="00591BFF" w:rsidRPr="00591BFF" w:rsidRDefault="00B835F2" w:rsidP="00591BFF">
            <w:pPr>
              <w:rPr>
                <w:rFonts w:eastAsia="Times New Roman" w:cstheme="minorHAnsi"/>
                <w:b/>
                <w:bCs/>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 print out the report if need be</w:t>
            </w:r>
            <w:r w:rsidR="00591BFF" w:rsidRPr="00591BFF">
              <w:rPr>
                <w:rFonts w:eastAsia="Times New Roman" w:cstheme="minorHAnsi"/>
                <w:b/>
                <w:bCs/>
                <w:color w:val="000000"/>
              </w:rPr>
              <w:t>.</w:t>
            </w:r>
          </w:p>
          <w:p w14:paraId="0941222D" w14:textId="77777777" w:rsidR="00591BFF" w:rsidRPr="00591BFF" w:rsidRDefault="00591BFF" w:rsidP="00591BFF">
            <w:pPr>
              <w:rPr>
                <w:rFonts w:eastAsia="Times New Roman" w:cstheme="minorHAnsi"/>
                <w:b/>
                <w:bCs/>
                <w:color w:val="000000"/>
              </w:rPr>
            </w:pPr>
          </w:p>
          <w:p w14:paraId="22C8C588" w14:textId="77777777" w:rsidR="00591BFF" w:rsidRPr="00591BFF" w:rsidRDefault="00591BFF" w:rsidP="00591BFF">
            <w:pPr>
              <w:rPr>
                <w:rFonts w:eastAsia="Times New Roman" w:cstheme="minorHAnsi"/>
              </w:rPr>
            </w:pPr>
            <w:r w:rsidRPr="00591BFF">
              <w:rPr>
                <w:rFonts w:eastAsia="Times New Roman" w:cstheme="minorHAnsi"/>
                <w:b/>
                <w:bCs/>
                <w:color w:val="000000"/>
              </w:rPr>
              <w:t>Networking Devices </w:t>
            </w:r>
          </w:p>
          <w:p w14:paraId="0B4EBA31" w14:textId="77777777" w:rsidR="00591BFF" w:rsidRPr="00591BFF" w:rsidRDefault="00591BFF" w:rsidP="00591BFF">
            <w:pPr>
              <w:rPr>
                <w:rFonts w:eastAsia="Times New Roman" w:cstheme="minorHAnsi"/>
              </w:rPr>
            </w:pPr>
            <w:r w:rsidRPr="00591BFF">
              <w:rPr>
                <w:rFonts w:eastAsia="Times New Roman" w:cstheme="minorHAnsi"/>
                <w:b/>
                <w:bCs/>
                <w:color w:val="000000"/>
              </w:rPr>
              <w:t>(Router, </w:t>
            </w:r>
          </w:p>
          <w:p w14:paraId="66499DB9" w14:textId="77777777" w:rsidR="00591BFF" w:rsidRPr="00591BFF" w:rsidRDefault="00591BFF" w:rsidP="00591BFF">
            <w:pPr>
              <w:rPr>
                <w:rFonts w:eastAsia="Times New Roman" w:cstheme="minorHAnsi"/>
              </w:rPr>
            </w:pPr>
            <w:r w:rsidRPr="00591BFF">
              <w:rPr>
                <w:rFonts w:eastAsia="Times New Roman" w:cstheme="minorHAnsi"/>
                <w:b/>
                <w:bCs/>
                <w:color w:val="000000"/>
              </w:rPr>
              <w:t>Switch, </w:t>
            </w:r>
          </w:p>
          <w:p w14:paraId="3134BDB1" w14:textId="77777777" w:rsidR="00591BFF" w:rsidRPr="00591BFF" w:rsidRDefault="00591BFF" w:rsidP="00591BFF">
            <w:pPr>
              <w:rPr>
                <w:rFonts w:eastAsia="Times New Roman" w:cstheme="minorHAnsi"/>
              </w:rPr>
            </w:pPr>
            <w:r w:rsidRPr="00591BFF">
              <w:rPr>
                <w:rFonts w:eastAsia="Times New Roman" w:cstheme="minorHAnsi"/>
                <w:b/>
                <w:bCs/>
                <w:color w:val="000000"/>
              </w:rPr>
              <w:t>Bridge, Hub): </w:t>
            </w:r>
          </w:p>
          <w:p w14:paraId="4F5DEFF7" w14:textId="1A8592FC" w:rsidR="00591BFF" w:rsidRPr="00591BFF" w:rsidRDefault="00B835F2" w:rsidP="00591BFF">
            <w:pPr>
              <w:rPr>
                <w:rFonts w:eastAsia="Times New Roman" w:cstheme="minorHAnsi"/>
                <w:color w:val="000000"/>
              </w:rPr>
            </w:pPr>
            <w:r w:rsidRPr="00591BFF">
              <w:rPr>
                <w:rFonts w:eastAsia="Times New Roman" w:cstheme="minorHAnsi"/>
                <w:color w:val="000000"/>
              </w:rPr>
              <w:t>a) Used</w:t>
            </w:r>
            <w:r w:rsidR="00591BFF" w:rsidRPr="00591BFF">
              <w:rPr>
                <w:rFonts w:eastAsia="Times New Roman" w:cstheme="minorHAnsi"/>
                <w:color w:val="000000"/>
              </w:rPr>
              <w:t xml:space="preserve"> to</w:t>
            </w:r>
          </w:p>
          <w:p w14:paraId="61CBA734"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access the</w:t>
            </w:r>
          </w:p>
          <w:p w14:paraId="5CDA52E0" w14:textId="77777777" w:rsidR="00591BFF" w:rsidRPr="00591BFF" w:rsidRDefault="00591BFF" w:rsidP="00591BFF">
            <w:pPr>
              <w:rPr>
                <w:rFonts w:eastAsia="Times New Roman" w:cstheme="minorHAnsi"/>
                <w:color w:val="000000"/>
              </w:rPr>
            </w:pPr>
            <w:r w:rsidRPr="00591BFF">
              <w:rPr>
                <w:rFonts w:eastAsia="Times New Roman" w:cstheme="minorHAnsi"/>
                <w:color w:val="000000"/>
              </w:rPr>
              <w:t>Internet.</w:t>
            </w:r>
          </w:p>
          <w:p w14:paraId="3EAA452D" w14:textId="77777777" w:rsidR="00591BFF" w:rsidRPr="00591BFF" w:rsidRDefault="00591BFF" w:rsidP="00591BFF">
            <w:pPr>
              <w:rPr>
                <w:rFonts w:cstheme="minorHAnsi"/>
              </w:rPr>
            </w:pPr>
          </w:p>
        </w:tc>
        <w:tc>
          <w:tcPr>
            <w:tcW w:w="1513" w:type="dxa"/>
          </w:tcPr>
          <w:p w14:paraId="252C951C" w14:textId="77777777" w:rsidR="00591BFF" w:rsidRPr="00591BFF" w:rsidRDefault="00591BFF" w:rsidP="00591BFF">
            <w:pPr>
              <w:rPr>
                <w:b/>
                <w:bCs/>
              </w:rPr>
            </w:pPr>
            <w:r w:rsidRPr="00591BFF">
              <w:rPr>
                <w:b/>
                <w:bCs/>
              </w:rPr>
              <w:lastRenderedPageBreak/>
              <w:t>SPMS2.0</w:t>
            </w:r>
          </w:p>
          <w:p w14:paraId="3A610AC5" w14:textId="1934B00F" w:rsidR="00591BFF" w:rsidRPr="00591BFF" w:rsidRDefault="00B835F2" w:rsidP="00591BFF">
            <w:r w:rsidRPr="00591BFF">
              <w:t>a) The</w:t>
            </w:r>
            <w:r w:rsidR="00591BFF" w:rsidRPr="00591BFF">
              <w:t xml:space="preserve"> software will produce a summary of CO-PLO </w:t>
            </w:r>
            <w:r w:rsidR="00591BFF" w:rsidRPr="00591BFF">
              <w:lastRenderedPageBreak/>
              <w:t>accomplishments.</w:t>
            </w:r>
          </w:p>
        </w:tc>
        <w:tc>
          <w:tcPr>
            <w:tcW w:w="1530" w:type="dxa"/>
          </w:tcPr>
          <w:p w14:paraId="37E6F8DD" w14:textId="77777777" w:rsidR="00591BFF" w:rsidRPr="00591BFF" w:rsidRDefault="00591BFF" w:rsidP="00591BFF">
            <w:pPr>
              <w:rPr>
                <w:b/>
                <w:bCs/>
              </w:rPr>
            </w:pPr>
            <w:r w:rsidRPr="00591BFF">
              <w:rPr>
                <w:b/>
                <w:bCs/>
              </w:rPr>
              <w:lastRenderedPageBreak/>
              <w:t>SPMS2.0</w:t>
            </w:r>
          </w:p>
          <w:p w14:paraId="32E61333" w14:textId="77777777" w:rsidR="00591BFF" w:rsidRPr="00591BFF" w:rsidRDefault="00591BFF" w:rsidP="00591BFF">
            <w:pPr>
              <w:rPr>
                <w:b/>
                <w:bCs/>
              </w:rPr>
            </w:pPr>
            <w:r w:rsidRPr="00591BFF">
              <w:rPr>
                <w:b/>
                <w:bCs/>
              </w:rPr>
              <w:t>Database</w:t>
            </w:r>
          </w:p>
          <w:p w14:paraId="3F7B47FF" w14:textId="77777777" w:rsidR="00591BFF" w:rsidRPr="00591BFF" w:rsidRDefault="00591BFF" w:rsidP="00591BFF">
            <w:r w:rsidRPr="00591BFF">
              <w:t>a) The</w:t>
            </w:r>
          </w:p>
          <w:p w14:paraId="7785CB83" w14:textId="77777777" w:rsidR="00591BFF" w:rsidRPr="00591BFF" w:rsidRDefault="00591BFF" w:rsidP="00591BFF">
            <w:r w:rsidRPr="00591BFF">
              <w:t>Summary</w:t>
            </w:r>
          </w:p>
          <w:p w14:paraId="62DD6489" w14:textId="77777777" w:rsidR="00591BFF" w:rsidRPr="00591BFF" w:rsidRDefault="00591BFF" w:rsidP="00591BFF">
            <w:r w:rsidRPr="00591BFF">
              <w:t>will be stored</w:t>
            </w:r>
          </w:p>
          <w:p w14:paraId="6266D706" w14:textId="77777777" w:rsidR="00591BFF" w:rsidRPr="00591BFF" w:rsidRDefault="00591BFF" w:rsidP="00591BFF">
            <w:r w:rsidRPr="00591BFF">
              <w:t>and updated</w:t>
            </w:r>
          </w:p>
          <w:p w14:paraId="1E53F9AB" w14:textId="77777777" w:rsidR="00591BFF" w:rsidRPr="00591BFF" w:rsidRDefault="00591BFF" w:rsidP="00591BFF">
            <w:r w:rsidRPr="00591BFF">
              <w:lastRenderedPageBreak/>
              <w:t>in the</w:t>
            </w:r>
          </w:p>
          <w:p w14:paraId="169DCB99" w14:textId="77777777" w:rsidR="00591BFF" w:rsidRPr="00591BFF" w:rsidRDefault="00591BFF" w:rsidP="00591BFF">
            <w:r w:rsidRPr="00591BFF">
              <w:t>database.</w:t>
            </w:r>
          </w:p>
        </w:tc>
        <w:tc>
          <w:tcPr>
            <w:tcW w:w="1350" w:type="dxa"/>
          </w:tcPr>
          <w:p w14:paraId="3E986215" w14:textId="77777777" w:rsidR="00591BFF" w:rsidRPr="00591BFF" w:rsidRDefault="00591BFF" w:rsidP="00591BFF">
            <w:pPr>
              <w:rPr>
                <w:b/>
                <w:bCs/>
              </w:rPr>
            </w:pPr>
            <w:r w:rsidRPr="00591BFF">
              <w:rPr>
                <w:b/>
                <w:bCs/>
              </w:rPr>
              <w:lastRenderedPageBreak/>
              <w:t>Internet</w:t>
            </w:r>
          </w:p>
          <w:p w14:paraId="76F78DA0" w14:textId="77777777" w:rsidR="00591BFF" w:rsidRPr="00591BFF" w:rsidRDefault="00591BFF" w:rsidP="00591BFF">
            <w:r w:rsidRPr="00591BFF">
              <w:t>a) To login into and access the SPM it is used.</w:t>
            </w:r>
          </w:p>
        </w:tc>
      </w:tr>
    </w:tbl>
    <w:p w14:paraId="2C3FBB25" w14:textId="77777777" w:rsidR="00591BFF" w:rsidRDefault="00591BFF" w:rsidP="002F0A16">
      <w:pPr>
        <w:pStyle w:val="ProjectBody"/>
      </w:pPr>
    </w:p>
    <w:p w14:paraId="58019632" w14:textId="5941E83D" w:rsidR="00777899" w:rsidRDefault="00777899" w:rsidP="002177CF">
      <w:pPr>
        <w:pStyle w:val="Heading2"/>
      </w:pPr>
      <w:bookmarkStart w:id="24" w:name="_Toc115214367"/>
      <w:bookmarkStart w:id="25" w:name="_Toc115216005"/>
      <w:r>
        <w:lastRenderedPageBreak/>
        <w:t>Process Diagram (As Is)</w:t>
      </w:r>
      <w:bookmarkEnd w:id="24"/>
      <w:bookmarkEnd w:id="25"/>
    </w:p>
    <w:p w14:paraId="1FD75627" w14:textId="77777777" w:rsidR="0089097D" w:rsidRDefault="0089097D" w:rsidP="00B835F2">
      <w:pPr>
        <w:pStyle w:val="ProjectBody"/>
      </w:pPr>
    </w:p>
    <w:p w14:paraId="2613F9C7" w14:textId="46F4290B" w:rsidR="000638FB" w:rsidRDefault="00B835F2" w:rsidP="00B835F2">
      <w:pPr>
        <w:pStyle w:val="ProjectBody"/>
      </w:pPr>
      <w:r>
        <w:t xml:space="preserve">A business process model's graphical representation for describing business processes is called the Business Process Model and Notation (BPMN). We break down each of the business processes outlined in the preceding section using business process model </w:t>
      </w:r>
      <w:proofErr w:type="spellStart"/>
      <w:proofErr w:type="gramStart"/>
      <w:r>
        <w:t>diagrams.Each</w:t>
      </w:r>
      <w:proofErr w:type="spellEnd"/>
      <w:proofErr w:type="gramEnd"/>
      <w:r>
        <w:t xml:space="preserve"> figure divides the process participants, the interactions among them, and the decisions that each of them must make.</w:t>
      </w:r>
    </w:p>
    <w:p w14:paraId="7457FB5E" w14:textId="2310D0C4" w:rsidR="0089097D" w:rsidRDefault="0089097D" w:rsidP="00B835F2">
      <w:pPr>
        <w:pStyle w:val="ProjectBody"/>
      </w:pPr>
    </w:p>
    <w:p w14:paraId="5725A454" w14:textId="77777777" w:rsidR="0089097D" w:rsidRDefault="0089097D" w:rsidP="00B835F2">
      <w:pPr>
        <w:pStyle w:val="ProjectBody"/>
      </w:pPr>
    </w:p>
    <w:p w14:paraId="096AB889" w14:textId="77777777" w:rsidR="0089097D" w:rsidRDefault="0089097D" w:rsidP="00B835F2">
      <w:pPr>
        <w:pStyle w:val="ProjectBody"/>
      </w:pPr>
    </w:p>
    <w:p w14:paraId="287D8AD7" w14:textId="6C7E9F72" w:rsidR="00B835F2" w:rsidRDefault="000638FB" w:rsidP="00B835F2">
      <w:pPr>
        <w:pStyle w:val="ProjectBody"/>
      </w:pPr>
      <w:r w:rsidRPr="000638FB">
        <w:rPr>
          <w:noProof/>
        </w:rPr>
        <w:drawing>
          <wp:inline distT="0" distB="0" distL="0" distR="0" wp14:anchorId="0D784ED9" wp14:editId="063E91B1">
            <wp:extent cx="5608240" cy="35065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609859" cy="3507537"/>
                    </a:xfrm>
                    <a:prstGeom prst="rect">
                      <a:avLst/>
                    </a:prstGeom>
                  </pic:spPr>
                </pic:pic>
              </a:graphicData>
            </a:graphic>
          </wp:inline>
        </w:drawing>
      </w:r>
    </w:p>
    <w:p w14:paraId="50B7C103" w14:textId="503F4500" w:rsidR="0089097D" w:rsidRDefault="0089097D" w:rsidP="00B835F2">
      <w:pPr>
        <w:pStyle w:val="ProjectBody"/>
      </w:pPr>
    </w:p>
    <w:p w14:paraId="2646EA2B" w14:textId="09922CF2" w:rsidR="0089097D" w:rsidRDefault="0089097D" w:rsidP="00B835F2">
      <w:pPr>
        <w:pStyle w:val="ProjectBody"/>
      </w:pPr>
    </w:p>
    <w:p w14:paraId="47D2F1AB" w14:textId="028DF7FB" w:rsidR="0089097D" w:rsidRDefault="0089097D" w:rsidP="00B835F2">
      <w:pPr>
        <w:pStyle w:val="ProjectBody"/>
      </w:pPr>
    </w:p>
    <w:p w14:paraId="1B6EF6E8" w14:textId="0B02E7E5" w:rsidR="0089097D" w:rsidRDefault="0089097D" w:rsidP="00B835F2">
      <w:pPr>
        <w:pStyle w:val="ProjectBody"/>
      </w:pPr>
    </w:p>
    <w:p w14:paraId="0986FCDC" w14:textId="1A9F2E09" w:rsidR="0089097D" w:rsidRDefault="0089097D" w:rsidP="00B835F2">
      <w:pPr>
        <w:pStyle w:val="ProjectBody"/>
      </w:pPr>
    </w:p>
    <w:p w14:paraId="67B5C5E4" w14:textId="4375A5A1" w:rsidR="0089097D" w:rsidRDefault="0089097D" w:rsidP="00B835F2">
      <w:pPr>
        <w:pStyle w:val="ProjectBody"/>
      </w:pPr>
    </w:p>
    <w:p w14:paraId="135FD740" w14:textId="5ED169D8" w:rsidR="0089097D" w:rsidRDefault="0089097D" w:rsidP="00B835F2">
      <w:pPr>
        <w:pStyle w:val="ProjectBody"/>
      </w:pPr>
    </w:p>
    <w:p w14:paraId="22D67B22" w14:textId="193E7DE7" w:rsidR="0089097D" w:rsidRDefault="0089097D" w:rsidP="00B835F2">
      <w:pPr>
        <w:pStyle w:val="ProjectBody"/>
      </w:pPr>
    </w:p>
    <w:p w14:paraId="0D70C363" w14:textId="77777777" w:rsidR="0089097D" w:rsidRDefault="0089097D" w:rsidP="00B835F2">
      <w:pPr>
        <w:pStyle w:val="ProjectBody"/>
      </w:pPr>
    </w:p>
    <w:p w14:paraId="3F63AD8C" w14:textId="108900C7" w:rsidR="00916EAC" w:rsidRDefault="000638FB" w:rsidP="002F0A16">
      <w:pPr>
        <w:pStyle w:val="ProjectBody"/>
      </w:pPr>
      <w:r w:rsidRPr="000638FB">
        <w:rPr>
          <w:noProof/>
        </w:rPr>
        <w:drawing>
          <wp:inline distT="0" distB="0" distL="0" distR="0" wp14:anchorId="0802DB50" wp14:editId="47702B0F">
            <wp:extent cx="5626194" cy="322822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632063" cy="3231597"/>
                    </a:xfrm>
                    <a:prstGeom prst="rect">
                      <a:avLst/>
                    </a:prstGeom>
                  </pic:spPr>
                </pic:pic>
              </a:graphicData>
            </a:graphic>
          </wp:inline>
        </w:drawing>
      </w:r>
    </w:p>
    <w:p w14:paraId="72EF82FE" w14:textId="3A0476D8" w:rsidR="000638FB" w:rsidRDefault="000638FB" w:rsidP="002F0A16">
      <w:pPr>
        <w:pStyle w:val="ProjectBody"/>
      </w:pPr>
    </w:p>
    <w:p w14:paraId="58501A0E" w14:textId="77777777" w:rsidR="0089097D" w:rsidRDefault="0089097D" w:rsidP="002F0A16">
      <w:pPr>
        <w:pStyle w:val="ProjectBody"/>
      </w:pPr>
    </w:p>
    <w:p w14:paraId="36D8269D" w14:textId="5B8F013A" w:rsidR="000638FB" w:rsidRDefault="000638FB" w:rsidP="002F0A16">
      <w:pPr>
        <w:pStyle w:val="ProjectBody"/>
      </w:pPr>
      <w:r w:rsidRPr="000638FB">
        <w:rPr>
          <w:noProof/>
        </w:rPr>
        <w:drawing>
          <wp:inline distT="0" distB="0" distL="0" distR="0" wp14:anchorId="1A0639BC" wp14:editId="1FBB1EB1">
            <wp:extent cx="5639398" cy="33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0272" cy="3330054"/>
                    </a:xfrm>
                    <a:prstGeom prst="rect">
                      <a:avLst/>
                    </a:prstGeom>
                  </pic:spPr>
                </pic:pic>
              </a:graphicData>
            </a:graphic>
          </wp:inline>
        </w:drawing>
      </w:r>
    </w:p>
    <w:p w14:paraId="182EE55D" w14:textId="5A21EBB6" w:rsidR="0089097D" w:rsidRDefault="0089097D" w:rsidP="002F0A16">
      <w:pPr>
        <w:pStyle w:val="ProjectBody"/>
      </w:pPr>
    </w:p>
    <w:p w14:paraId="625C9788" w14:textId="14045FE8" w:rsidR="0089097D" w:rsidRDefault="0089097D" w:rsidP="002F0A16">
      <w:pPr>
        <w:pStyle w:val="ProjectBody"/>
      </w:pPr>
    </w:p>
    <w:p w14:paraId="06E01270" w14:textId="5D300D48" w:rsidR="0089097D" w:rsidRDefault="0089097D" w:rsidP="002F0A16">
      <w:pPr>
        <w:pStyle w:val="ProjectBody"/>
      </w:pPr>
    </w:p>
    <w:p w14:paraId="177A5EA6" w14:textId="4C8DB177" w:rsidR="0089097D" w:rsidRDefault="0089097D" w:rsidP="002F0A16">
      <w:pPr>
        <w:pStyle w:val="ProjectBody"/>
      </w:pPr>
    </w:p>
    <w:p w14:paraId="72DDEDAE" w14:textId="77777777" w:rsidR="0089097D" w:rsidRDefault="0089097D" w:rsidP="002F0A16">
      <w:pPr>
        <w:pStyle w:val="ProjectBody"/>
      </w:pPr>
    </w:p>
    <w:p w14:paraId="4C0E0F21" w14:textId="5E3613B1" w:rsidR="000638FB" w:rsidRDefault="000638FB" w:rsidP="002F0A16">
      <w:pPr>
        <w:pStyle w:val="ProjectBody"/>
      </w:pPr>
      <w:r w:rsidRPr="000638FB">
        <w:rPr>
          <w:noProof/>
        </w:rPr>
        <w:drawing>
          <wp:inline distT="0" distB="0" distL="0" distR="0" wp14:anchorId="1C0D2A0C" wp14:editId="20DC302C">
            <wp:extent cx="5565913" cy="274988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5592699" cy="2763118"/>
                    </a:xfrm>
                    <a:prstGeom prst="rect">
                      <a:avLst/>
                    </a:prstGeom>
                  </pic:spPr>
                </pic:pic>
              </a:graphicData>
            </a:graphic>
          </wp:inline>
        </w:drawing>
      </w:r>
    </w:p>
    <w:p w14:paraId="5B9E68C8" w14:textId="6726A7AE" w:rsidR="0089097D" w:rsidRDefault="0089097D" w:rsidP="002F0A16">
      <w:pPr>
        <w:pStyle w:val="ProjectBody"/>
      </w:pPr>
    </w:p>
    <w:p w14:paraId="50FBB50C" w14:textId="77777777" w:rsidR="0089097D" w:rsidRDefault="0089097D" w:rsidP="002F0A16">
      <w:pPr>
        <w:pStyle w:val="ProjectBody"/>
      </w:pPr>
    </w:p>
    <w:p w14:paraId="2074B7AC" w14:textId="77777777" w:rsidR="000638FB" w:rsidRDefault="000638FB" w:rsidP="002F0A16">
      <w:pPr>
        <w:pStyle w:val="ProjectBody"/>
      </w:pPr>
    </w:p>
    <w:p w14:paraId="0CAF82A3" w14:textId="152E2443" w:rsidR="000638FB" w:rsidRDefault="000638FB" w:rsidP="002F0A16">
      <w:pPr>
        <w:pStyle w:val="ProjectBody"/>
      </w:pPr>
      <w:r w:rsidRPr="000638FB">
        <w:rPr>
          <w:noProof/>
        </w:rPr>
        <w:drawing>
          <wp:inline distT="0" distB="0" distL="0" distR="0" wp14:anchorId="57ACB28C" wp14:editId="22A9CD40">
            <wp:extent cx="5462546" cy="3153238"/>
            <wp:effectExtent l="0" t="0" r="508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5473990" cy="3159844"/>
                    </a:xfrm>
                    <a:prstGeom prst="rect">
                      <a:avLst/>
                    </a:prstGeom>
                  </pic:spPr>
                </pic:pic>
              </a:graphicData>
            </a:graphic>
          </wp:inline>
        </w:drawing>
      </w:r>
    </w:p>
    <w:p w14:paraId="2631C860" w14:textId="5EE0E0E4" w:rsidR="0089097D" w:rsidRDefault="0089097D" w:rsidP="002F0A16">
      <w:pPr>
        <w:pStyle w:val="ProjectBody"/>
      </w:pPr>
    </w:p>
    <w:p w14:paraId="742078BF" w14:textId="635D6A58" w:rsidR="0089097D" w:rsidRDefault="0089097D" w:rsidP="002F0A16">
      <w:pPr>
        <w:pStyle w:val="ProjectBody"/>
      </w:pPr>
    </w:p>
    <w:p w14:paraId="6B0EED4A" w14:textId="36B212B7" w:rsidR="0089097D" w:rsidRDefault="0089097D" w:rsidP="002F0A16">
      <w:pPr>
        <w:pStyle w:val="ProjectBody"/>
      </w:pPr>
    </w:p>
    <w:p w14:paraId="6884C06F" w14:textId="47D746E1" w:rsidR="0089097D" w:rsidRDefault="0089097D" w:rsidP="002F0A16">
      <w:pPr>
        <w:pStyle w:val="ProjectBody"/>
      </w:pPr>
    </w:p>
    <w:p w14:paraId="28C6F670" w14:textId="77777777" w:rsidR="0089097D" w:rsidRDefault="0089097D" w:rsidP="002F0A16">
      <w:pPr>
        <w:pStyle w:val="ProjectBody"/>
      </w:pPr>
    </w:p>
    <w:p w14:paraId="60DA10C4" w14:textId="3D0F65DB" w:rsidR="000638FB" w:rsidRDefault="000638FB" w:rsidP="002F0A16">
      <w:pPr>
        <w:pStyle w:val="ProjectBody"/>
      </w:pPr>
      <w:r w:rsidRPr="000638FB">
        <w:rPr>
          <w:noProof/>
        </w:rPr>
        <w:drawing>
          <wp:inline distT="0" distB="0" distL="0" distR="0" wp14:anchorId="3C99AFA4" wp14:editId="49873D4E">
            <wp:extent cx="5470497" cy="271031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489664" cy="2719813"/>
                    </a:xfrm>
                    <a:prstGeom prst="rect">
                      <a:avLst/>
                    </a:prstGeom>
                  </pic:spPr>
                </pic:pic>
              </a:graphicData>
            </a:graphic>
          </wp:inline>
        </w:drawing>
      </w:r>
    </w:p>
    <w:p w14:paraId="12C366D1" w14:textId="55C7CF20" w:rsidR="0089097D" w:rsidRDefault="0089097D" w:rsidP="002F0A16">
      <w:pPr>
        <w:pStyle w:val="ProjectBody"/>
      </w:pPr>
    </w:p>
    <w:p w14:paraId="6D61D191" w14:textId="38E15B03" w:rsidR="0089097D" w:rsidRDefault="0089097D" w:rsidP="002F0A16">
      <w:pPr>
        <w:pStyle w:val="ProjectBody"/>
      </w:pPr>
    </w:p>
    <w:p w14:paraId="28B8AB75" w14:textId="4F9681B8" w:rsidR="0089097D" w:rsidRDefault="0089097D" w:rsidP="002F0A16">
      <w:pPr>
        <w:pStyle w:val="ProjectBody"/>
      </w:pPr>
    </w:p>
    <w:p w14:paraId="5BFB3DFE" w14:textId="77777777" w:rsidR="0089097D" w:rsidRDefault="0089097D" w:rsidP="002F0A16">
      <w:pPr>
        <w:pStyle w:val="ProjectBody"/>
      </w:pPr>
    </w:p>
    <w:p w14:paraId="1AC4E5C4" w14:textId="3A30C68D" w:rsidR="0089097D" w:rsidRDefault="0089097D" w:rsidP="002F0A16">
      <w:pPr>
        <w:pStyle w:val="ProjectBody"/>
      </w:pPr>
      <w:r w:rsidRPr="0089097D">
        <w:rPr>
          <w:noProof/>
        </w:rPr>
        <w:drawing>
          <wp:inline distT="0" distB="0" distL="0" distR="0" wp14:anchorId="48378DA5" wp14:editId="242174FA">
            <wp:extent cx="5539183" cy="3244132"/>
            <wp:effectExtent l="0" t="0" r="444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5547990" cy="3249290"/>
                    </a:xfrm>
                    <a:prstGeom prst="rect">
                      <a:avLst/>
                    </a:prstGeom>
                  </pic:spPr>
                </pic:pic>
              </a:graphicData>
            </a:graphic>
          </wp:inline>
        </w:drawing>
      </w:r>
    </w:p>
    <w:p w14:paraId="7C3DDC65" w14:textId="5086246C" w:rsidR="0089097D" w:rsidRDefault="0089097D" w:rsidP="002F0A16">
      <w:pPr>
        <w:pStyle w:val="ProjectBody"/>
      </w:pPr>
    </w:p>
    <w:p w14:paraId="45301355" w14:textId="73E8F236" w:rsidR="0089097D" w:rsidRDefault="0089097D" w:rsidP="002F0A16">
      <w:pPr>
        <w:pStyle w:val="ProjectBody"/>
      </w:pPr>
    </w:p>
    <w:p w14:paraId="4AA1056A" w14:textId="77777777" w:rsidR="0089097D" w:rsidRDefault="0089097D" w:rsidP="002F0A16">
      <w:pPr>
        <w:pStyle w:val="ProjectBody"/>
      </w:pPr>
    </w:p>
    <w:p w14:paraId="2FC0213D" w14:textId="1E59A0D5" w:rsidR="0089097D" w:rsidRDefault="0089097D" w:rsidP="002F0A16">
      <w:pPr>
        <w:pStyle w:val="ProjectBody"/>
      </w:pPr>
      <w:r w:rsidRPr="0089097D">
        <w:rPr>
          <w:noProof/>
        </w:rPr>
        <w:drawing>
          <wp:inline distT="0" distB="0" distL="0" distR="0" wp14:anchorId="13833432" wp14:editId="63DB1DD0">
            <wp:extent cx="5503545" cy="2918460"/>
            <wp:effectExtent l="0" t="0" r="190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5503545" cy="2918460"/>
                    </a:xfrm>
                    <a:prstGeom prst="rect">
                      <a:avLst/>
                    </a:prstGeom>
                  </pic:spPr>
                </pic:pic>
              </a:graphicData>
            </a:graphic>
          </wp:inline>
        </w:drawing>
      </w:r>
    </w:p>
    <w:p w14:paraId="6F7BBF60" w14:textId="7969C852" w:rsidR="0089097D" w:rsidRDefault="0089097D" w:rsidP="002F0A16">
      <w:pPr>
        <w:pStyle w:val="ProjectBody"/>
      </w:pPr>
    </w:p>
    <w:p w14:paraId="6A36FB21" w14:textId="5A4D1F3E" w:rsidR="0089097D" w:rsidRDefault="0089097D" w:rsidP="002F0A16">
      <w:pPr>
        <w:pStyle w:val="ProjectBody"/>
      </w:pPr>
    </w:p>
    <w:p w14:paraId="5BB469D5" w14:textId="77777777" w:rsidR="0089097D" w:rsidRDefault="0089097D" w:rsidP="002F0A16">
      <w:pPr>
        <w:pStyle w:val="ProjectBody"/>
      </w:pPr>
    </w:p>
    <w:p w14:paraId="53925CD6" w14:textId="60628463" w:rsidR="0089097D" w:rsidRDefault="0089097D" w:rsidP="002F0A16">
      <w:pPr>
        <w:pStyle w:val="ProjectBody"/>
      </w:pPr>
      <w:r w:rsidRPr="0089097D">
        <w:rPr>
          <w:noProof/>
        </w:rPr>
        <w:drawing>
          <wp:inline distT="0" distB="0" distL="0" distR="0" wp14:anchorId="760E5A89" wp14:editId="309EC3BC">
            <wp:extent cx="5503545" cy="2988310"/>
            <wp:effectExtent l="0" t="0" r="1905"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503545" cy="2988310"/>
                    </a:xfrm>
                    <a:prstGeom prst="rect">
                      <a:avLst/>
                    </a:prstGeom>
                  </pic:spPr>
                </pic:pic>
              </a:graphicData>
            </a:graphic>
          </wp:inline>
        </w:drawing>
      </w:r>
    </w:p>
    <w:p w14:paraId="3E7DA202" w14:textId="32EA3C53" w:rsidR="0089097D" w:rsidRDefault="0089097D" w:rsidP="002F0A16">
      <w:pPr>
        <w:pStyle w:val="ProjectBody"/>
      </w:pPr>
    </w:p>
    <w:p w14:paraId="5F18FEE9" w14:textId="334D0831" w:rsidR="0089097D" w:rsidRDefault="0089097D" w:rsidP="002F0A16">
      <w:pPr>
        <w:pStyle w:val="ProjectBody"/>
      </w:pPr>
    </w:p>
    <w:p w14:paraId="2D400449" w14:textId="0BF13F1D" w:rsidR="0089097D" w:rsidRDefault="0089097D" w:rsidP="002F0A16">
      <w:pPr>
        <w:pStyle w:val="ProjectBody"/>
      </w:pPr>
    </w:p>
    <w:p w14:paraId="410EDFCD" w14:textId="72AC9203" w:rsidR="0089097D" w:rsidRDefault="0089097D" w:rsidP="002F0A16">
      <w:pPr>
        <w:pStyle w:val="ProjectBody"/>
      </w:pPr>
    </w:p>
    <w:p w14:paraId="616A756C" w14:textId="4C27A5A6" w:rsidR="0089097D" w:rsidRDefault="0089097D" w:rsidP="002F0A16">
      <w:pPr>
        <w:pStyle w:val="ProjectBody"/>
      </w:pPr>
    </w:p>
    <w:p w14:paraId="280A9CFC" w14:textId="77777777" w:rsidR="0089097D" w:rsidRDefault="0089097D" w:rsidP="002F0A16">
      <w:pPr>
        <w:pStyle w:val="ProjectBody"/>
      </w:pPr>
    </w:p>
    <w:p w14:paraId="0E81523E" w14:textId="6796BE68" w:rsidR="0089097D" w:rsidRDefault="0089097D" w:rsidP="002F0A16">
      <w:pPr>
        <w:pStyle w:val="ProjectBody"/>
      </w:pPr>
      <w:r w:rsidRPr="0089097D">
        <w:rPr>
          <w:noProof/>
        </w:rPr>
        <w:drawing>
          <wp:inline distT="0" distB="0" distL="0" distR="0" wp14:anchorId="7F0497C1" wp14:editId="297E2679">
            <wp:extent cx="5503545" cy="3093720"/>
            <wp:effectExtent l="0" t="0" r="190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503545" cy="3093720"/>
                    </a:xfrm>
                    <a:prstGeom prst="rect">
                      <a:avLst/>
                    </a:prstGeom>
                  </pic:spPr>
                </pic:pic>
              </a:graphicData>
            </a:graphic>
          </wp:inline>
        </w:drawing>
      </w:r>
    </w:p>
    <w:p w14:paraId="1D137C71" w14:textId="3A35348E" w:rsidR="0089097D" w:rsidRDefault="0089097D" w:rsidP="002F0A16">
      <w:pPr>
        <w:pStyle w:val="ProjectBody"/>
      </w:pPr>
    </w:p>
    <w:p w14:paraId="262E1097" w14:textId="77777777" w:rsidR="0089097D" w:rsidRDefault="0089097D" w:rsidP="002F0A16">
      <w:pPr>
        <w:pStyle w:val="ProjectBody"/>
      </w:pPr>
    </w:p>
    <w:p w14:paraId="7816DD15" w14:textId="6B982857" w:rsidR="0089097D" w:rsidRDefault="0089097D" w:rsidP="002F0A16">
      <w:pPr>
        <w:pStyle w:val="ProjectBody"/>
      </w:pPr>
      <w:r w:rsidRPr="0089097D">
        <w:rPr>
          <w:noProof/>
        </w:rPr>
        <w:drawing>
          <wp:inline distT="0" distB="0" distL="0" distR="0" wp14:anchorId="475080B9" wp14:editId="6937E194">
            <wp:extent cx="5503545" cy="295592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5503545" cy="2955925"/>
                    </a:xfrm>
                    <a:prstGeom prst="rect">
                      <a:avLst/>
                    </a:prstGeom>
                  </pic:spPr>
                </pic:pic>
              </a:graphicData>
            </a:graphic>
          </wp:inline>
        </w:drawing>
      </w:r>
    </w:p>
    <w:p w14:paraId="48DCBF2A" w14:textId="5E4A2BA4" w:rsidR="006E1A4A" w:rsidRDefault="00777899" w:rsidP="006E1A4A">
      <w:pPr>
        <w:pStyle w:val="Heading2"/>
      </w:pPr>
      <w:bookmarkStart w:id="26" w:name="_Toc115214368"/>
      <w:bookmarkStart w:id="27" w:name="_Toc115216006"/>
      <w:r>
        <w:lastRenderedPageBreak/>
        <w:t>Existing Problems &amp; Analysis of the problem</w:t>
      </w:r>
      <w:bookmarkEnd w:id="26"/>
      <w:bookmarkEnd w:id="27"/>
    </w:p>
    <w:p w14:paraId="5E7928E3" w14:textId="77777777" w:rsidR="006E1A4A" w:rsidRDefault="006E1A4A" w:rsidP="006E1A4A">
      <w:pPr>
        <w:pStyle w:val="Heading2"/>
      </w:pPr>
    </w:p>
    <w:tbl>
      <w:tblPr>
        <w:tblStyle w:val="TableGrid"/>
        <w:tblW w:w="9245" w:type="dxa"/>
        <w:tblLayout w:type="fixed"/>
        <w:tblLook w:val="04A0" w:firstRow="1" w:lastRow="0" w:firstColumn="1" w:lastColumn="0" w:noHBand="0" w:noVBand="1"/>
      </w:tblPr>
      <w:tblGrid>
        <w:gridCol w:w="1810"/>
        <w:gridCol w:w="2145"/>
        <w:gridCol w:w="1409"/>
        <w:gridCol w:w="2059"/>
        <w:gridCol w:w="1822"/>
      </w:tblGrid>
      <w:tr w:rsidR="006E1A4A" w:rsidRPr="006E1A4A" w14:paraId="459F2DD5" w14:textId="77777777" w:rsidTr="006E1A4A">
        <w:trPr>
          <w:trHeight w:val="1352"/>
        </w:trPr>
        <w:tc>
          <w:tcPr>
            <w:tcW w:w="1810" w:type="dxa"/>
            <w:shd w:val="clear" w:color="auto" w:fill="4472C4"/>
          </w:tcPr>
          <w:p w14:paraId="579E984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Process Name</w:t>
            </w:r>
          </w:p>
        </w:tc>
        <w:tc>
          <w:tcPr>
            <w:tcW w:w="2145" w:type="dxa"/>
            <w:shd w:val="clear" w:color="auto" w:fill="4472C4"/>
          </w:tcPr>
          <w:p w14:paraId="7A44DCD1"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Stakeholders</w:t>
            </w:r>
          </w:p>
        </w:tc>
        <w:tc>
          <w:tcPr>
            <w:tcW w:w="1409" w:type="dxa"/>
            <w:shd w:val="clear" w:color="auto" w:fill="4472C4"/>
          </w:tcPr>
          <w:p w14:paraId="3ED835E3"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Concerns (Problems)</w:t>
            </w:r>
          </w:p>
        </w:tc>
        <w:tc>
          <w:tcPr>
            <w:tcW w:w="2059" w:type="dxa"/>
            <w:shd w:val="clear" w:color="auto" w:fill="4472C4"/>
          </w:tcPr>
          <w:p w14:paraId="079817F7"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Analysis (Reason of the Problem)</w:t>
            </w:r>
          </w:p>
        </w:tc>
        <w:tc>
          <w:tcPr>
            <w:tcW w:w="1822" w:type="dxa"/>
            <w:shd w:val="clear" w:color="auto" w:fill="4472C4"/>
          </w:tcPr>
          <w:p w14:paraId="70DC11AE"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Proposed Solution</w:t>
            </w:r>
          </w:p>
        </w:tc>
      </w:tr>
      <w:tr w:rsidR="006E1A4A" w:rsidRPr="006E1A4A" w14:paraId="16FA4534" w14:textId="77777777" w:rsidTr="008A0968">
        <w:trPr>
          <w:trHeight w:val="676"/>
        </w:trPr>
        <w:tc>
          <w:tcPr>
            <w:tcW w:w="1810" w:type="dxa"/>
          </w:tcPr>
          <w:p w14:paraId="06AE1455"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CO-PLO Achievement</w:t>
            </w:r>
          </w:p>
        </w:tc>
        <w:tc>
          <w:tcPr>
            <w:tcW w:w="2145" w:type="dxa"/>
          </w:tcPr>
          <w:p w14:paraId="5F4EAD16" w14:textId="77777777" w:rsidR="006E1A4A" w:rsidRPr="006E1A4A" w:rsidRDefault="006E1A4A" w:rsidP="006E1A4A">
            <w:pPr>
              <w:rPr>
                <w:rFonts w:eastAsia="Calibri" w:cs="Times New Roman"/>
                <w:sz w:val="20"/>
                <w:szCs w:val="20"/>
              </w:rPr>
            </w:pPr>
            <w:r w:rsidRPr="006E1A4A">
              <w:rPr>
                <w:rFonts w:eastAsia="Calibri" w:cs="Times New Roman"/>
                <w:sz w:val="20"/>
                <w:szCs w:val="20"/>
              </w:rPr>
              <w:t>1. Student</w:t>
            </w:r>
          </w:p>
          <w:p w14:paraId="68530546" w14:textId="77777777" w:rsidR="006E1A4A" w:rsidRPr="006E1A4A" w:rsidRDefault="006E1A4A" w:rsidP="006E1A4A">
            <w:pPr>
              <w:rPr>
                <w:rFonts w:ascii="Calibri" w:eastAsia="Calibri" w:hAnsi="Calibri" w:cs="Times New Roman"/>
              </w:rPr>
            </w:pPr>
          </w:p>
          <w:p w14:paraId="53FE37EE" w14:textId="77777777" w:rsidR="006E1A4A" w:rsidRPr="006E1A4A" w:rsidRDefault="006E1A4A" w:rsidP="006E1A4A">
            <w:pPr>
              <w:rPr>
                <w:rFonts w:eastAsia="Calibri" w:cs="Times New Roman"/>
                <w:sz w:val="20"/>
                <w:szCs w:val="20"/>
              </w:rPr>
            </w:pPr>
            <w:r w:rsidRPr="006E1A4A">
              <w:rPr>
                <w:rFonts w:eastAsia="Calibri" w:cs="Times New Roman"/>
                <w:sz w:val="20"/>
                <w:szCs w:val="20"/>
              </w:rPr>
              <w:t>2. Department Head</w:t>
            </w:r>
          </w:p>
          <w:p w14:paraId="5AB475B5" w14:textId="77777777" w:rsidR="006E1A4A" w:rsidRPr="006E1A4A" w:rsidRDefault="006E1A4A" w:rsidP="006E1A4A">
            <w:pPr>
              <w:rPr>
                <w:rFonts w:eastAsia="Calibri" w:cs="Times New Roman"/>
                <w:sz w:val="20"/>
                <w:szCs w:val="20"/>
              </w:rPr>
            </w:pPr>
          </w:p>
          <w:p w14:paraId="58148F32" w14:textId="77777777" w:rsidR="006E1A4A" w:rsidRPr="006E1A4A" w:rsidRDefault="006E1A4A" w:rsidP="006E1A4A">
            <w:pPr>
              <w:rPr>
                <w:rFonts w:eastAsia="Calibri" w:cs="Times New Roman"/>
                <w:sz w:val="20"/>
                <w:szCs w:val="20"/>
              </w:rPr>
            </w:pPr>
            <w:r w:rsidRPr="006E1A4A">
              <w:rPr>
                <w:rFonts w:eastAsia="Calibri" w:cs="Times New Roman"/>
                <w:sz w:val="20"/>
                <w:szCs w:val="20"/>
              </w:rPr>
              <w:t>3. Registrar’s Office</w:t>
            </w:r>
          </w:p>
          <w:p w14:paraId="27C66754" w14:textId="77777777" w:rsidR="006E1A4A" w:rsidRPr="006E1A4A" w:rsidRDefault="006E1A4A" w:rsidP="006E1A4A">
            <w:pPr>
              <w:rPr>
                <w:rFonts w:eastAsia="Calibri" w:cs="Times New Roman"/>
                <w:sz w:val="20"/>
                <w:szCs w:val="20"/>
              </w:rPr>
            </w:pPr>
          </w:p>
          <w:p w14:paraId="0176C627" w14:textId="77777777" w:rsidR="006E1A4A" w:rsidRPr="006E1A4A" w:rsidRDefault="006E1A4A" w:rsidP="006E1A4A">
            <w:pPr>
              <w:rPr>
                <w:rFonts w:eastAsia="Calibri" w:cs="Times New Roman"/>
                <w:sz w:val="20"/>
                <w:szCs w:val="20"/>
              </w:rPr>
            </w:pPr>
            <w:r w:rsidRPr="006E1A4A">
              <w:rPr>
                <w:rFonts w:eastAsia="Calibri" w:cs="Times New Roman"/>
                <w:sz w:val="20"/>
                <w:szCs w:val="20"/>
              </w:rPr>
              <w:t>4. Faculty</w:t>
            </w:r>
          </w:p>
          <w:p w14:paraId="449C8854" w14:textId="77777777" w:rsidR="006E1A4A" w:rsidRPr="006E1A4A" w:rsidRDefault="006E1A4A" w:rsidP="006E1A4A">
            <w:pPr>
              <w:rPr>
                <w:rFonts w:eastAsia="Calibri" w:cs="Times New Roman"/>
                <w:sz w:val="20"/>
                <w:szCs w:val="20"/>
              </w:rPr>
            </w:pPr>
          </w:p>
          <w:p w14:paraId="4426E744" w14:textId="77777777" w:rsidR="006E1A4A" w:rsidRPr="006E1A4A" w:rsidRDefault="006E1A4A" w:rsidP="006E1A4A">
            <w:pPr>
              <w:rPr>
                <w:rFonts w:eastAsia="Calibri" w:cs="Times New Roman"/>
                <w:sz w:val="20"/>
                <w:szCs w:val="20"/>
              </w:rPr>
            </w:pPr>
            <w:r w:rsidRPr="006E1A4A">
              <w:rPr>
                <w:rFonts w:eastAsia="Calibri" w:cs="Times New Roman"/>
                <w:sz w:val="20"/>
                <w:szCs w:val="20"/>
              </w:rPr>
              <w:t>5. Dean</w:t>
            </w:r>
          </w:p>
          <w:p w14:paraId="2382FE76" w14:textId="77777777" w:rsidR="006E1A4A" w:rsidRPr="006E1A4A" w:rsidRDefault="006E1A4A" w:rsidP="006E1A4A">
            <w:pPr>
              <w:rPr>
                <w:rFonts w:eastAsia="Calibri" w:cs="Times New Roman"/>
                <w:sz w:val="20"/>
                <w:szCs w:val="20"/>
              </w:rPr>
            </w:pPr>
          </w:p>
          <w:p w14:paraId="7368B7C6" w14:textId="77777777" w:rsidR="006E1A4A" w:rsidRPr="006E1A4A" w:rsidRDefault="006E1A4A" w:rsidP="006E1A4A">
            <w:pPr>
              <w:rPr>
                <w:rFonts w:eastAsia="Calibri" w:cs="Times New Roman"/>
                <w:sz w:val="20"/>
                <w:szCs w:val="20"/>
              </w:rPr>
            </w:pPr>
            <w:r w:rsidRPr="006E1A4A">
              <w:rPr>
                <w:rFonts w:eastAsia="Calibri" w:cs="Times New Roman"/>
                <w:sz w:val="20"/>
                <w:szCs w:val="20"/>
              </w:rPr>
              <w:t>6. VC</w:t>
            </w:r>
          </w:p>
        </w:tc>
        <w:tc>
          <w:tcPr>
            <w:tcW w:w="1409" w:type="dxa"/>
          </w:tcPr>
          <w:p w14:paraId="135F2F01" w14:textId="77777777" w:rsidR="006E1A4A" w:rsidRPr="006E1A4A" w:rsidRDefault="006E1A4A" w:rsidP="006E1A4A">
            <w:pPr>
              <w:rPr>
                <w:rFonts w:eastAsia="Calibri" w:cs="Times New Roman"/>
                <w:sz w:val="20"/>
                <w:szCs w:val="20"/>
              </w:rPr>
            </w:pPr>
            <w:r w:rsidRPr="006E1A4A">
              <w:rPr>
                <w:rFonts w:eastAsia="Calibri" w:cs="Times New Roman"/>
                <w:sz w:val="20"/>
                <w:szCs w:val="20"/>
              </w:rPr>
              <w:t xml:space="preserve">1. Generated reports may not be clear or enough to make assessment. </w:t>
            </w:r>
          </w:p>
        </w:tc>
        <w:tc>
          <w:tcPr>
            <w:tcW w:w="2059" w:type="dxa"/>
          </w:tcPr>
          <w:p w14:paraId="459AE772" w14:textId="77777777" w:rsidR="006E1A4A" w:rsidRPr="006E1A4A" w:rsidRDefault="006E1A4A" w:rsidP="006E1A4A">
            <w:pPr>
              <w:rPr>
                <w:rFonts w:eastAsia="Calibri" w:cs="Times New Roman"/>
                <w:sz w:val="20"/>
                <w:szCs w:val="20"/>
              </w:rPr>
            </w:pPr>
            <w:r w:rsidRPr="006E1A4A">
              <w:rPr>
                <w:rFonts w:eastAsia="Calibri" w:cs="Times New Roman"/>
                <w:sz w:val="20"/>
                <w:szCs w:val="20"/>
              </w:rPr>
              <w:t>1. Despite generating several reports, another form of report may prove to be useful to give a clear view of COs and POs achieved.</w:t>
            </w:r>
          </w:p>
          <w:p w14:paraId="62ADCF16" w14:textId="77777777" w:rsidR="006E1A4A" w:rsidRPr="006E1A4A" w:rsidRDefault="006E1A4A" w:rsidP="006E1A4A">
            <w:pPr>
              <w:rPr>
                <w:rFonts w:eastAsia="Calibri" w:cs="Times New Roman"/>
                <w:sz w:val="20"/>
                <w:szCs w:val="20"/>
              </w:rPr>
            </w:pPr>
          </w:p>
        </w:tc>
        <w:tc>
          <w:tcPr>
            <w:tcW w:w="1822" w:type="dxa"/>
          </w:tcPr>
          <w:p w14:paraId="40EE748E" w14:textId="77777777" w:rsidR="006E1A4A" w:rsidRPr="006E1A4A" w:rsidRDefault="006E1A4A" w:rsidP="006E1A4A">
            <w:pPr>
              <w:rPr>
                <w:rFonts w:eastAsia="Calibri" w:cs="Times New Roman"/>
                <w:sz w:val="20"/>
                <w:szCs w:val="20"/>
              </w:rPr>
            </w:pPr>
            <w:r w:rsidRPr="006E1A4A">
              <w:rPr>
                <w:rFonts w:eastAsia="Calibri" w:cs="Times New Roman"/>
                <w:sz w:val="20"/>
                <w:szCs w:val="20"/>
              </w:rPr>
              <w:t>1. Generating Spider Charts for percentages achieved of both COs and Pos.</w:t>
            </w:r>
          </w:p>
        </w:tc>
      </w:tr>
      <w:tr w:rsidR="006E1A4A" w:rsidRPr="006E1A4A" w14:paraId="6AEA1DE3" w14:textId="77777777" w:rsidTr="008A0968">
        <w:trPr>
          <w:trHeight w:val="676"/>
        </w:trPr>
        <w:tc>
          <w:tcPr>
            <w:tcW w:w="1810" w:type="dxa"/>
          </w:tcPr>
          <w:p w14:paraId="1A3D98A9"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Question Bank</w:t>
            </w:r>
          </w:p>
        </w:tc>
        <w:tc>
          <w:tcPr>
            <w:tcW w:w="2145" w:type="dxa"/>
          </w:tcPr>
          <w:p w14:paraId="48164AC9"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tc>
        <w:tc>
          <w:tcPr>
            <w:tcW w:w="1409" w:type="dxa"/>
          </w:tcPr>
          <w:p w14:paraId="1A3FCE20" w14:textId="77777777" w:rsidR="006E1A4A" w:rsidRPr="006E1A4A" w:rsidRDefault="006E1A4A" w:rsidP="006E1A4A">
            <w:pPr>
              <w:rPr>
                <w:rFonts w:eastAsia="Calibri" w:cs="Times New Roman"/>
                <w:sz w:val="20"/>
                <w:szCs w:val="20"/>
              </w:rPr>
            </w:pPr>
            <w:r w:rsidRPr="006E1A4A">
              <w:rPr>
                <w:rFonts w:eastAsia="Calibri" w:cs="Times New Roman"/>
                <w:sz w:val="20"/>
                <w:szCs w:val="20"/>
              </w:rPr>
              <w:t>1. There is no interface for faculties to add assessment materials.</w:t>
            </w:r>
          </w:p>
        </w:tc>
        <w:tc>
          <w:tcPr>
            <w:tcW w:w="2059" w:type="dxa"/>
          </w:tcPr>
          <w:p w14:paraId="1CD35195"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need an option to add all the assessment materials to the system.</w:t>
            </w:r>
          </w:p>
          <w:p w14:paraId="71ED7E31" w14:textId="77777777" w:rsidR="006E1A4A" w:rsidRPr="006E1A4A" w:rsidRDefault="006E1A4A" w:rsidP="006E1A4A">
            <w:pPr>
              <w:rPr>
                <w:rFonts w:eastAsia="Calibri" w:cs="Times New Roman"/>
                <w:sz w:val="20"/>
                <w:szCs w:val="20"/>
              </w:rPr>
            </w:pPr>
            <w:r w:rsidRPr="006E1A4A">
              <w:rPr>
                <w:rFonts w:eastAsia="Calibri" w:cs="Times New Roman"/>
                <w:sz w:val="20"/>
                <w:szCs w:val="20"/>
              </w:rPr>
              <w:t>2. The system currently has no unified for storage for past and present assessment materials.</w:t>
            </w:r>
          </w:p>
        </w:tc>
        <w:tc>
          <w:tcPr>
            <w:tcW w:w="1822" w:type="dxa"/>
          </w:tcPr>
          <w:p w14:paraId="3F0F1F6D"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 will have option to add quiz/mid-term/ final-term and assign marks.</w:t>
            </w:r>
          </w:p>
          <w:p w14:paraId="42357BBA" w14:textId="77777777" w:rsidR="006E1A4A" w:rsidRPr="006E1A4A" w:rsidRDefault="006E1A4A" w:rsidP="006E1A4A">
            <w:pPr>
              <w:rPr>
                <w:rFonts w:eastAsia="Calibri" w:cs="Times New Roman"/>
                <w:sz w:val="20"/>
                <w:szCs w:val="20"/>
              </w:rPr>
            </w:pPr>
            <w:r w:rsidRPr="006E1A4A">
              <w:rPr>
                <w:rFonts w:eastAsia="Calibri" w:cs="Times New Roman"/>
                <w:sz w:val="20"/>
                <w:szCs w:val="20"/>
              </w:rPr>
              <w:t>2. All assessment materials can be found in one place.</w:t>
            </w:r>
          </w:p>
          <w:p w14:paraId="18D87453" w14:textId="77777777" w:rsidR="006E1A4A" w:rsidRPr="006E1A4A" w:rsidRDefault="006E1A4A" w:rsidP="006E1A4A">
            <w:pPr>
              <w:rPr>
                <w:rFonts w:eastAsia="Calibri" w:cs="Times New Roman"/>
                <w:sz w:val="20"/>
                <w:szCs w:val="20"/>
              </w:rPr>
            </w:pPr>
            <w:r w:rsidRPr="006E1A4A">
              <w:rPr>
                <w:rFonts w:eastAsia="Calibri" w:cs="Times New Roman"/>
                <w:sz w:val="20"/>
                <w:szCs w:val="20"/>
              </w:rPr>
              <w:t>3.The assigned marks will be used to calculate percentage of COs and POs achieved.</w:t>
            </w:r>
          </w:p>
          <w:p w14:paraId="42F36141" w14:textId="77777777" w:rsidR="006E1A4A" w:rsidRPr="006E1A4A" w:rsidRDefault="006E1A4A" w:rsidP="006E1A4A">
            <w:pPr>
              <w:rPr>
                <w:rFonts w:eastAsia="Calibri" w:cs="Times New Roman"/>
                <w:sz w:val="20"/>
                <w:szCs w:val="20"/>
              </w:rPr>
            </w:pPr>
            <w:r w:rsidRPr="006E1A4A">
              <w:rPr>
                <w:rFonts w:eastAsia="Calibri" w:cs="Times New Roman"/>
                <w:sz w:val="20"/>
                <w:szCs w:val="20"/>
              </w:rPr>
              <w:t>4. Difficulty level of question will be mapped from the questions according to the verbs list provided.</w:t>
            </w:r>
          </w:p>
          <w:p w14:paraId="0DE6D0EF" w14:textId="77777777" w:rsidR="006E1A4A" w:rsidRPr="006E1A4A" w:rsidRDefault="006E1A4A" w:rsidP="006E1A4A">
            <w:pPr>
              <w:rPr>
                <w:rFonts w:eastAsia="Calibri" w:cs="Times New Roman"/>
                <w:sz w:val="20"/>
                <w:szCs w:val="20"/>
              </w:rPr>
            </w:pPr>
            <w:r w:rsidRPr="006E1A4A">
              <w:rPr>
                <w:rFonts w:eastAsia="Calibri" w:cs="Times New Roman"/>
                <w:sz w:val="20"/>
                <w:szCs w:val="20"/>
              </w:rPr>
              <w:br/>
            </w:r>
          </w:p>
        </w:tc>
      </w:tr>
      <w:tr w:rsidR="006E1A4A" w:rsidRPr="006E1A4A" w14:paraId="4310194F" w14:textId="77777777" w:rsidTr="008A0968">
        <w:trPr>
          <w:trHeight w:val="676"/>
        </w:trPr>
        <w:tc>
          <w:tcPr>
            <w:tcW w:w="1810" w:type="dxa"/>
          </w:tcPr>
          <w:p w14:paraId="32898F18" w14:textId="77777777" w:rsidR="006E1A4A" w:rsidRPr="006E1A4A" w:rsidRDefault="006E1A4A" w:rsidP="006E1A4A">
            <w:pPr>
              <w:rPr>
                <w:rFonts w:eastAsia="Calibri" w:cs="Times New Roman"/>
                <w:b/>
                <w:sz w:val="20"/>
                <w:szCs w:val="20"/>
              </w:rPr>
            </w:pPr>
            <w:r w:rsidRPr="006E1A4A">
              <w:rPr>
                <w:rFonts w:eastAsia="Calibri" w:cs="Times New Roman"/>
                <w:b/>
                <w:sz w:val="20"/>
                <w:szCs w:val="20"/>
              </w:rPr>
              <w:t>Course Outline</w:t>
            </w:r>
          </w:p>
        </w:tc>
        <w:tc>
          <w:tcPr>
            <w:tcW w:w="2145" w:type="dxa"/>
          </w:tcPr>
          <w:p w14:paraId="6243487C" w14:textId="77777777" w:rsidR="006E1A4A" w:rsidRPr="006E1A4A" w:rsidRDefault="006E1A4A" w:rsidP="006E1A4A">
            <w:pPr>
              <w:rPr>
                <w:rFonts w:eastAsia="Calibri" w:cs="Times New Roman"/>
                <w:sz w:val="20"/>
                <w:szCs w:val="20"/>
              </w:rPr>
            </w:pPr>
            <w:r w:rsidRPr="006E1A4A">
              <w:rPr>
                <w:rFonts w:eastAsia="Calibri" w:cs="Times New Roman"/>
                <w:sz w:val="20"/>
                <w:szCs w:val="20"/>
              </w:rPr>
              <w:t>1. Faculty/Instructor</w:t>
            </w:r>
          </w:p>
          <w:p w14:paraId="4A40A2CD" w14:textId="77777777" w:rsidR="006E1A4A" w:rsidRPr="006E1A4A" w:rsidRDefault="006E1A4A" w:rsidP="006E1A4A">
            <w:pPr>
              <w:rPr>
                <w:rFonts w:eastAsia="Calibri" w:cs="Times New Roman"/>
                <w:sz w:val="20"/>
                <w:szCs w:val="20"/>
              </w:rPr>
            </w:pPr>
          </w:p>
          <w:p w14:paraId="2CB25F93" w14:textId="77777777" w:rsidR="006E1A4A" w:rsidRPr="006E1A4A" w:rsidRDefault="006E1A4A" w:rsidP="006E1A4A">
            <w:pPr>
              <w:rPr>
                <w:rFonts w:eastAsia="Calibri" w:cs="Times New Roman"/>
                <w:sz w:val="20"/>
                <w:szCs w:val="20"/>
              </w:rPr>
            </w:pPr>
          </w:p>
        </w:tc>
        <w:tc>
          <w:tcPr>
            <w:tcW w:w="1409" w:type="dxa"/>
          </w:tcPr>
          <w:p w14:paraId="520960B8"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w:t>
            </w:r>
          </w:p>
        </w:tc>
        <w:tc>
          <w:tcPr>
            <w:tcW w:w="2059" w:type="dxa"/>
          </w:tcPr>
          <w:p w14:paraId="4CD05646" w14:textId="77777777" w:rsidR="006E1A4A" w:rsidRPr="006E1A4A" w:rsidRDefault="006E1A4A" w:rsidP="006E1A4A">
            <w:pPr>
              <w:rPr>
                <w:rFonts w:eastAsia="Calibri" w:cs="Times New Roman"/>
                <w:sz w:val="20"/>
                <w:szCs w:val="20"/>
              </w:rPr>
            </w:pPr>
            <w:r w:rsidRPr="006E1A4A">
              <w:rPr>
                <w:rFonts w:eastAsia="Calibri" w:cs="Times New Roman"/>
                <w:sz w:val="20"/>
                <w:szCs w:val="20"/>
              </w:rPr>
              <w:t>1. A feature is needed to generate course outline after providing some of the key details of course.</w:t>
            </w:r>
          </w:p>
          <w:p w14:paraId="6F8A96B1" w14:textId="77777777" w:rsidR="006E1A4A" w:rsidRPr="006E1A4A" w:rsidRDefault="006E1A4A" w:rsidP="006E1A4A">
            <w:pPr>
              <w:rPr>
                <w:rFonts w:eastAsia="Calibri" w:cs="Times New Roman"/>
                <w:sz w:val="20"/>
                <w:szCs w:val="20"/>
              </w:rPr>
            </w:pPr>
            <w:r w:rsidRPr="006E1A4A">
              <w:rPr>
                <w:rFonts w:eastAsia="Calibri" w:cs="Times New Roman"/>
                <w:sz w:val="20"/>
                <w:szCs w:val="20"/>
              </w:rPr>
              <w:t>2. Some of the key details include course code, grading chart, CO matrix, Bloom’s Learning Level, etc.</w:t>
            </w:r>
          </w:p>
          <w:p w14:paraId="32C3E748" w14:textId="77777777" w:rsidR="006E1A4A" w:rsidRPr="006E1A4A" w:rsidRDefault="006E1A4A" w:rsidP="006E1A4A">
            <w:pPr>
              <w:rPr>
                <w:rFonts w:eastAsia="Calibri" w:cs="Times New Roman"/>
                <w:sz w:val="20"/>
                <w:szCs w:val="20"/>
              </w:rPr>
            </w:pPr>
          </w:p>
        </w:tc>
        <w:tc>
          <w:tcPr>
            <w:tcW w:w="1822" w:type="dxa"/>
          </w:tcPr>
          <w:p w14:paraId="208C8D0D" w14:textId="77777777" w:rsidR="006E1A4A" w:rsidRPr="006E1A4A" w:rsidRDefault="006E1A4A" w:rsidP="006E1A4A">
            <w:pPr>
              <w:rPr>
                <w:rFonts w:eastAsia="Calibri" w:cs="Times New Roman"/>
                <w:sz w:val="20"/>
                <w:szCs w:val="20"/>
              </w:rPr>
            </w:pPr>
            <w:r w:rsidRPr="006E1A4A">
              <w:rPr>
                <w:rFonts w:eastAsia="Calibri" w:cs="Times New Roman"/>
                <w:sz w:val="20"/>
                <w:szCs w:val="20"/>
              </w:rPr>
              <w:t>1. Provide the feature to generate course outline.</w:t>
            </w:r>
          </w:p>
          <w:p w14:paraId="4B0BE1AC" w14:textId="77777777" w:rsidR="006E1A4A" w:rsidRPr="006E1A4A" w:rsidRDefault="006E1A4A" w:rsidP="006E1A4A">
            <w:pPr>
              <w:rPr>
                <w:rFonts w:eastAsia="Calibri" w:cs="Times New Roman"/>
                <w:sz w:val="20"/>
                <w:szCs w:val="20"/>
              </w:rPr>
            </w:pPr>
            <w:r w:rsidRPr="006E1A4A">
              <w:rPr>
                <w:rFonts w:eastAsia="Calibri" w:cs="Times New Roman"/>
                <w:sz w:val="20"/>
                <w:szCs w:val="20"/>
              </w:rPr>
              <w:t>2. Provide option to download the generated course outline in a PDF file for all stakeholders involved.</w:t>
            </w:r>
          </w:p>
          <w:p w14:paraId="21DD54EF" w14:textId="77777777" w:rsidR="006E1A4A" w:rsidRPr="006E1A4A" w:rsidRDefault="006E1A4A" w:rsidP="006E1A4A">
            <w:pPr>
              <w:rPr>
                <w:rFonts w:eastAsia="Calibri" w:cs="Times New Roman"/>
                <w:sz w:val="20"/>
                <w:szCs w:val="20"/>
              </w:rPr>
            </w:pPr>
          </w:p>
        </w:tc>
      </w:tr>
    </w:tbl>
    <w:p w14:paraId="43FB4B8A" w14:textId="6C20FED2" w:rsidR="00916EAC" w:rsidRDefault="00916EAC" w:rsidP="002F0A16">
      <w:pPr>
        <w:pStyle w:val="ProjectBody"/>
      </w:pPr>
    </w:p>
    <w:p w14:paraId="229EF19D" w14:textId="77777777" w:rsidR="00916EAC" w:rsidRDefault="00916EAC" w:rsidP="002F0A16">
      <w:pPr>
        <w:pStyle w:val="ProjectBody"/>
      </w:pPr>
    </w:p>
    <w:p w14:paraId="2988877B" w14:textId="06150193" w:rsidR="00777899" w:rsidRDefault="00777899" w:rsidP="002177CF">
      <w:pPr>
        <w:pStyle w:val="Heading2"/>
      </w:pPr>
      <w:bookmarkStart w:id="28" w:name="_Toc115214369"/>
      <w:bookmarkStart w:id="29" w:name="_Toc115216007"/>
      <w:r>
        <w:t>Describe Proposed Business System (with rich picture)</w:t>
      </w:r>
      <w:bookmarkEnd w:id="28"/>
      <w:bookmarkEnd w:id="29"/>
    </w:p>
    <w:p w14:paraId="646AB1A8" w14:textId="77777777" w:rsidR="0002588C" w:rsidRDefault="0002588C" w:rsidP="008F2918">
      <w:pPr>
        <w:pStyle w:val="ProjectBody"/>
      </w:pPr>
    </w:p>
    <w:p w14:paraId="495CD7C9" w14:textId="77777777" w:rsidR="0002588C" w:rsidRDefault="008F2918" w:rsidP="008F2918">
      <w:pPr>
        <w:pStyle w:val="ProjectBody"/>
      </w:pPr>
      <w:r>
        <w:t>The new system will allow the Faculty User to add questions to that exam. The questions will be needed to assign to a CO. The user will be able to add multiple questions under a single exam. And must assign CO with all the questions separately.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346FB32A" w14:textId="6C2E5AC3" w:rsidR="00916EAC" w:rsidRDefault="008F2918" w:rsidP="008F2918">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0FF27BD0" w14:textId="3EAAF0F4" w:rsidR="00916EAC" w:rsidRDefault="008F2918" w:rsidP="002F0A16">
      <w:pPr>
        <w:pStyle w:val="ProjectBody"/>
      </w:pPr>
      <w:r w:rsidRPr="008F2918">
        <w:t>OBE based course outline of a single cours</w:t>
      </w:r>
      <w:r>
        <w:t>e will be added by the faculty user and will be available to all users.</w:t>
      </w:r>
      <w:r w:rsidRPr="008F2918">
        <w:t xml:space="preserve"> </w:t>
      </w:r>
      <w:r>
        <w:t>User will be able to download course outline of a course in a program separately and the user will also be able to download all the course outline of all the courses in a program in a single PDF file.</w:t>
      </w:r>
    </w:p>
    <w:p w14:paraId="3EEA9742" w14:textId="4E8D6C62" w:rsidR="0002588C" w:rsidRDefault="0002588C" w:rsidP="002F0A16">
      <w:pPr>
        <w:pStyle w:val="ProjectBody"/>
      </w:pPr>
      <w:r>
        <w:rPr>
          <w:noProof/>
        </w:rPr>
        <w:lastRenderedPageBreak/>
        <w:drawing>
          <wp:inline distT="0" distB="0" distL="0" distR="0" wp14:anchorId="6ACC78A2" wp14:editId="0B3D3F9D">
            <wp:extent cx="5503545" cy="4476115"/>
            <wp:effectExtent l="0" t="0" r="1905" b="6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3545" cy="4476115"/>
                    </a:xfrm>
                    <a:prstGeom prst="rect">
                      <a:avLst/>
                    </a:prstGeom>
                    <a:noFill/>
                    <a:ln>
                      <a:noFill/>
                    </a:ln>
                  </pic:spPr>
                </pic:pic>
              </a:graphicData>
            </a:graphic>
          </wp:inline>
        </w:drawing>
      </w:r>
    </w:p>
    <w:p w14:paraId="75C2394B" w14:textId="725FF030" w:rsidR="00777899" w:rsidRDefault="00777899" w:rsidP="002177CF">
      <w:pPr>
        <w:pStyle w:val="Heading2"/>
      </w:pPr>
      <w:bookmarkStart w:id="30" w:name="_Toc115214370"/>
      <w:bookmarkStart w:id="31" w:name="_Toc115216008"/>
      <w:r>
        <w:t>Proposed processes along with six system elements.</w:t>
      </w:r>
      <w:bookmarkEnd w:id="30"/>
      <w:bookmarkEnd w:id="31"/>
    </w:p>
    <w:p w14:paraId="70506BBE" w14:textId="77777777" w:rsidR="00916EAC" w:rsidRDefault="00916EAC"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39654881" w14:textId="7B4A6794" w:rsidR="00916EAC" w:rsidRDefault="00916EAC" w:rsidP="002F0A16">
      <w:pPr>
        <w:pStyle w:val="ProjectBody"/>
      </w:pPr>
    </w:p>
    <w:p w14:paraId="70748123" w14:textId="408B1CF7" w:rsidR="00D91FA1" w:rsidRDefault="00D91FA1" w:rsidP="002F0A16">
      <w:pPr>
        <w:pStyle w:val="ProjectBody"/>
      </w:pPr>
    </w:p>
    <w:p w14:paraId="33E3164F" w14:textId="2519BDED" w:rsidR="00D91FA1" w:rsidRDefault="00D91FA1" w:rsidP="002F0A16">
      <w:pPr>
        <w:pStyle w:val="ProjectBody"/>
      </w:pPr>
    </w:p>
    <w:p w14:paraId="6797E19F" w14:textId="77777777" w:rsidR="00D91FA1" w:rsidRDefault="00D91FA1" w:rsidP="002F0A16">
      <w:pPr>
        <w:pStyle w:val="ProjectBody"/>
      </w:pPr>
    </w:p>
    <w:p w14:paraId="371CFA9E" w14:textId="69E66190" w:rsidR="00777899" w:rsidRDefault="00777899" w:rsidP="002177CF">
      <w:pPr>
        <w:pStyle w:val="Heading2"/>
      </w:pPr>
      <w:bookmarkStart w:id="32" w:name="_Toc115214371"/>
      <w:bookmarkStart w:id="33" w:name="_Toc115216009"/>
      <w:r>
        <w:lastRenderedPageBreak/>
        <w:t>Process Diagram (to be)</w:t>
      </w:r>
      <w:bookmarkEnd w:id="32"/>
      <w:bookmarkEnd w:id="33"/>
    </w:p>
    <w:p w14:paraId="05903CDD" w14:textId="3C522944" w:rsidR="00916EAC" w:rsidRDefault="00916EAC" w:rsidP="002F0A16">
      <w:pPr>
        <w:pStyle w:val="ProjectBody"/>
      </w:pPr>
    </w:p>
    <w:p w14:paraId="3705F9BC" w14:textId="77777777" w:rsidR="00D91FA1" w:rsidRDefault="00D91FA1" w:rsidP="002F0A16">
      <w:pPr>
        <w:pStyle w:val="ProjectBody"/>
      </w:pPr>
    </w:p>
    <w:p w14:paraId="4B1638AE" w14:textId="2EECD950" w:rsidR="0002588C" w:rsidRDefault="0002588C" w:rsidP="00D91FA1">
      <w:pPr>
        <w:jc w:val="both"/>
      </w:pPr>
      <w:r w:rsidRPr="0002588C">
        <w:rPr>
          <w:noProof/>
        </w:rPr>
        <w:drawing>
          <wp:inline distT="0" distB="0" distL="0" distR="0" wp14:anchorId="7B6964C6" wp14:editId="604A08BC">
            <wp:extent cx="5503545" cy="3332480"/>
            <wp:effectExtent l="0" t="0" r="1905"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6"/>
                    <a:stretch>
                      <a:fillRect/>
                    </a:stretch>
                  </pic:blipFill>
                  <pic:spPr>
                    <a:xfrm>
                      <a:off x="0" y="0"/>
                      <a:ext cx="5503545" cy="3332480"/>
                    </a:xfrm>
                    <a:prstGeom prst="rect">
                      <a:avLst/>
                    </a:prstGeom>
                  </pic:spPr>
                </pic:pic>
              </a:graphicData>
            </a:graphic>
          </wp:inline>
        </w:drawing>
      </w:r>
    </w:p>
    <w:p w14:paraId="4F5992E0" w14:textId="270E6B64" w:rsidR="00D91FA1" w:rsidRDefault="00D91FA1" w:rsidP="00D91FA1">
      <w:pPr>
        <w:jc w:val="both"/>
      </w:pPr>
    </w:p>
    <w:p w14:paraId="6F3A9A0A" w14:textId="77777777" w:rsidR="00D91FA1" w:rsidRDefault="00D91FA1" w:rsidP="00D91FA1">
      <w:pPr>
        <w:jc w:val="both"/>
      </w:pPr>
    </w:p>
    <w:p w14:paraId="60E06FC6" w14:textId="77777777" w:rsidR="0002588C" w:rsidRDefault="0002588C"/>
    <w:p w14:paraId="7ECCB35E" w14:textId="77777777" w:rsidR="0002588C" w:rsidRDefault="0002588C" w:rsidP="00D91FA1">
      <w:pPr>
        <w:jc w:val="both"/>
      </w:pPr>
      <w:r w:rsidRPr="0002588C">
        <w:rPr>
          <w:noProof/>
        </w:rPr>
        <w:drawing>
          <wp:inline distT="0" distB="0" distL="0" distR="0" wp14:anchorId="460620CD" wp14:editId="48664D52">
            <wp:extent cx="5503545" cy="3112770"/>
            <wp:effectExtent l="0" t="0" r="190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stretch>
                      <a:fillRect/>
                    </a:stretch>
                  </pic:blipFill>
                  <pic:spPr>
                    <a:xfrm>
                      <a:off x="0" y="0"/>
                      <a:ext cx="5503545" cy="3112770"/>
                    </a:xfrm>
                    <a:prstGeom prst="rect">
                      <a:avLst/>
                    </a:prstGeom>
                  </pic:spPr>
                </pic:pic>
              </a:graphicData>
            </a:graphic>
          </wp:inline>
        </w:drawing>
      </w:r>
    </w:p>
    <w:p w14:paraId="32D03191" w14:textId="3634731C" w:rsidR="0002588C" w:rsidRDefault="0002588C"/>
    <w:p w14:paraId="1530CE38" w14:textId="77777777" w:rsidR="00D91FA1" w:rsidRDefault="00D91FA1"/>
    <w:p w14:paraId="01786789" w14:textId="77777777" w:rsidR="0002588C" w:rsidRDefault="0002588C" w:rsidP="00D91FA1">
      <w:pPr>
        <w:jc w:val="both"/>
      </w:pPr>
      <w:r w:rsidRPr="0002588C">
        <w:rPr>
          <w:noProof/>
        </w:rPr>
        <w:drawing>
          <wp:inline distT="0" distB="0" distL="0" distR="0" wp14:anchorId="519BD0BA" wp14:editId="2E30CA1E">
            <wp:extent cx="5503545" cy="3174365"/>
            <wp:effectExtent l="0" t="0" r="190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8"/>
                    <a:stretch>
                      <a:fillRect/>
                    </a:stretch>
                  </pic:blipFill>
                  <pic:spPr>
                    <a:xfrm>
                      <a:off x="0" y="0"/>
                      <a:ext cx="5503545" cy="3174365"/>
                    </a:xfrm>
                    <a:prstGeom prst="rect">
                      <a:avLst/>
                    </a:prstGeom>
                  </pic:spPr>
                </pic:pic>
              </a:graphicData>
            </a:graphic>
          </wp:inline>
        </w:drawing>
      </w:r>
    </w:p>
    <w:p w14:paraId="4B13DE53" w14:textId="0C63F40B" w:rsidR="0002588C" w:rsidRDefault="0002588C"/>
    <w:p w14:paraId="7195F839" w14:textId="2160A5AF" w:rsidR="00D91FA1" w:rsidRDefault="00D91FA1"/>
    <w:p w14:paraId="13C0F189" w14:textId="77777777" w:rsidR="00D91FA1" w:rsidRDefault="00D91FA1"/>
    <w:p w14:paraId="4B4C7922" w14:textId="77777777" w:rsidR="0002588C" w:rsidRDefault="0002588C" w:rsidP="00D91FA1">
      <w:pPr>
        <w:jc w:val="both"/>
      </w:pPr>
      <w:r w:rsidRPr="0002588C">
        <w:rPr>
          <w:noProof/>
        </w:rPr>
        <w:drawing>
          <wp:inline distT="0" distB="0" distL="0" distR="0" wp14:anchorId="52AF8D5E" wp14:editId="2904F62F">
            <wp:extent cx="5503545" cy="2985135"/>
            <wp:effectExtent l="0" t="0" r="1905"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9"/>
                    <a:stretch>
                      <a:fillRect/>
                    </a:stretch>
                  </pic:blipFill>
                  <pic:spPr>
                    <a:xfrm>
                      <a:off x="0" y="0"/>
                      <a:ext cx="5503545" cy="2985135"/>
                    </a:xfrm>
                    <a:prstGeom prst="rect">
                      <a:avLst/>
                    </a:prstGeom>
                  </pic:spPr>
                </pic:pic>
              </a:graphicData>
            </a:graphic>
          </wp:inline>
        </w:drawing>
      </w:r>
    </w:p>
    <w:p w14:paraId="73B76D8F" w14:textId="6BFEC8C4" w:rsidR="0002588C" w:rsidRDefault="0002588C"/>
    <w:p w14:paraId="286909A8" w14:textId="60A42EA6" w:rsidR="00D91FA1" w:rsidRDefault="00D91FA1"/>
    <w:p w14:paraId="159E6E20" w14:textId="79F3709A" w:rsidR="00D91FA1" w:rsidRDefault="00D91FA1"/>
    <w:p w14:paraId="0B33BFE1" w14:textId="5B54DEFF" w:rsidR="00D91FA1" w:rsidRDefault="00D91FA1"/>
    <w:p w14:paraId="61FBC8AE" w14:textId="134EB892" w:rsidR="00D91FA1" w:rsidRDefault="00D91FA1"/>
    <w:p w14:paraId="4E0B6818" w14:textId="77777777" w:rsidR="00D91FA1" w:rsidRDefault="00D91FA1"/>
    <w:p w14:paraId="2C4B5E30" w14:textId="77777777" w:rsidR="00D91FA1" w:rsidRDefault="00D91FA1" w:rsidP="00D91FA1">
      <w:pPr>
        <w:jc w:val="both"/>
      </w:pPr>
      <w:r w:rsidRPr="00D91FA1">
        <w:rPr>
          <w:noProof/>
        </w:rPr>
        <w:drawing>
          <wp:inline distT="0" distB="0" distL="0" distR="0" wp14:anchorId="23F2D130" wp14:editId="6B270F5D">
            <wp:extent cx="5503545" cy="3152775"/>
            <wp:effectExtent l="0" t="0" r="190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stretch>
                      <a:fillRect/>
                    </a:stretch>
                  </pic:blipFill>
                  <pic:spPr>
                    <a:xfrm>
                      <a:off x="0" y="0"/>
                      <a:ext cx="5503545" cy="3152775"/>
                    </a:xfrm>
                    <a:prstGeom prst="rect">
                      <a:avLst/>
                    </a:prstGeom>
                  </pic:spPr>
                </pic:pic>
              </a:graphicData>
            </a:graphic>
          </wp:inline>
        </w:drawing>
      </w:r>
    </w:p>
    <w:p w14:paraId="78C80022" w14:textId="26A53D42" w:rsidR="00D91FA1" w:rsidRDefault="00D91FA1"/>
    <w:p w14:paraId="2C2BCCF8" w14:textId="2762FE38" w:rsidR="00D91FA1" w:rsidRDefault="00D91FA1"/>
    <w:p w14:paraId="1BBF5FB2" w14:textId="77777777" w:rsidR="00D91FA1" w:rsidRDefault="00D91FA1"/>
    <w:p w14:paraId="08927AE5" w14:textId="77777777" w:rsidR="00D91FA1" w:rsidRDefault="00D91FA1" w:rsidP="00D91FA1">
      <w:pPr>
        <w:jc w:val="both"/>
      </w:pPr>
      <w:r w:rsidRPr="00D91FA1">
        <w:rPr>
          <w:noProof/>
        </w:rPr>
        <w:drawing>
          <wp:inline distT="0" distB="0" distL="0" distR="0" wp14:anchorId="34AE66AD" wp14:editId="6921D94E">
            <wp:extent cx="5503545" cy="271081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1"/>
                    <a:stretch>
                      <a:fillRect/>
                    </a:stretch>
                  </pic:blipFill>
                  <pic:spPr>
                    <a:xfrm>
                      <a:off x="0" y="0"/>
                      <a:ext cx="5503545" cy="2710815"/>
                    </a:xfrm>
                    <a:prstGeom prst="rect">
                      <a:avLst/>
                    </a:prstGeom>
                  </pic:spPr>
                </pic:pic>
              </a:graphicData>
            </a:graphic>
          </wp:inline>
        </w:drawing>
      </w:r>
    </w:p>
    <w:p w14:paraId="5BF4E3A3" w14:textId="17C6EFBB" w:rsidR="00D91FA1" w:rsidRDefault="00D91FA1"/>
    <w:p w14:paraId="45E79806" w14:textId="60BFF5C5" w:rsidR="00D91FA1" w:rsidRDefault="00D91FA1"/>
    <w:p w14:paraId="3F446D5E" w14:textId="3F249115" w:rsidR="00D91FA1" w:rsidRDefault="00D91FA1"/>
    <w:p w14:paraId="78DE959D" w14:textId="0E1E90B7" w:rsidR="00D91FA1" w:rsidRDefault="00D91FA1"/>
    <w:p w14:paraId="45A26684" w14:textId="0243ABFA" w:rsidR="00D91FA1" w:rsidRDefault="00D91FA1"/>
    <w:p w14:paraId="79293703" w14:textId="3D3059D7" w:rsidR="00D91FA1" w:rsidRDefault="00D91FA1"/>
    <w:p w14:paraId="02F35F4E" w14:textId="4D9BF0C7" w:rsidR="00D91FA1" w:rsidRDefault="00D91FA1"/>
    <w:p w14:paraId="7270DA09" w14:textId="77777777" w:rsidR="00D91FA1" w:rsidRDefault="00D91FA1"/>
    <w:p w14:paraId="4C81F500" w14:textId="77777777" w:rsidR="00D91FA1" w:rsidRDefault="00D91FA1" w:rsidP="00D91FA1">
      <w:pPr>
        <w:jc w:val="both"/>
      </w:pPr>
      <w:r w:rsidRPr="00D91FA1">
        <w:rPr>
          <w:noProof/>
        </w:rPr>
        <w:drawing>
          <wp:inline distT="0" distB="0" distL="0" distR="0" wp14:anchorId="1B890232" wp14:editId="3FCEEEDF">
            <wp:extent cx="5503545" cy="3114040"/>
            <wp:effectExtent l="0" t="0" r="190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a:stretch>
                      <a:fillRect/>
                    </a:stretch>
                  </pic:blipFill>
                  <pic:spPr>
                    <a:xfrm>
                      <a:off x="0" y="0"/>
                      <a:ext cx="5503545" cy="3114040"/>
                    </a:xfrm>
                    <a:prstGeom prst="rect">
                      <a:avLst/>
                    </a:prstGeom>
                  </pic:spPr>
                </pic:pic>
              </a:graphicData>
            </a:graphic>
          </wp:inline>
        </w:drawing>
      </w:r>
    </w:p>
    <w:p w14:paraId="28DDE5E1" w14:textId="6E6970A5" w:rsidR="00D91FA1" w:rsidRDefault="00D91FA1"/>
    <w:p w14:paraId="5E136100" w14:textId="287D2EF8" w:rsidR="00D91FA1" w:rsidRDefault="00D91FA1"/>
    <w:p w14:paraId="657F9E22" w14:textId="77777777" w:rsidR="00D91FA1" w:rsidRDefault="00D91FA1"/>
    <w:p w14:paraId="63D00118" w14:textId="77777777" w:rsidR="00D91FA1" w:rsidRDefault="00D91FA1" w:rsidP="00D91FA1">
      <w:pPr>
        <w:jc w:val="both"/>
      </w:pPr>
      <w:r w:rsidRPr="00D91FA1">
        <w:rPr>
          <w:noProof/>
        </w:rPr>
        <w:drawing>
          <wp:inline distT="0" distB="0" distL="0" distR="0" wp14:anchorId="6393FE3D" wp14:editId="3A4DDAF9">
            <wp:extent cx="5503545" cy="3029585"/>
            <wp:effectExtent l="0" t="0" r="190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a:stretch>
                      <a:fillRect/>
                    </a:stretch>
                  </pic:blipFill>
                  <pic:spPr>
                    <a:xfrm>
                      <a:off x="0" y="0"/>
                      <a:ext cx="5503545" cy="3029585"/>
                    </a:xfrm>
                    <a:prstGeom prst="rect">
                      <a:avLst/>
                    </a:prstGeom>
                  </pic:spPr>
                </pic:pic>
              </a:graphicData>
            </a:graphic>
          </wp:inline>
        </w:drawing>
      </w:r>
    </w:p>
    <w:p w14:paraId="143FB722" w14:textId="6BE26779" w:rsidR="00D91FA1" w:rsidRDefault="00D91FA1"/>
    <w:p w14:paraId="67A88717" w14:textId="47535A31" w:rsidR="00D91FA1" w:rsidRDefault="00D91FA1"/>
    <w:p w14:paraId="63B7E5A9" w14:textId="20F278C3" w:rsidR="00D91FA1" w:rsidRDefault="00D91FA1"/>
    <w:p w14:paraId="110F87B1" w14:textId="1BD54348" w:rsidR="00D91FA1" w:rsidRDefault="00D91FA1"/>
    <w:p w14:paraId="5F82DA8D" w14:textId="3A07324F" w:rsidR="00D91FA1" w:rsidRDefault="00D91FA1"/>
    <w:p w14:paraId="4121C76F" w14:textId="77777777" w:rsidR="00D91FA1" w:rsidRDefault="00D91FA1"/>
    <w:p w14:paraId="6121D96E" w14:textId="77777777" w:rsidR="00D91FA1" w:rsidRDefault="00D91FA1" w:rsidP="00D91FA1">
      <w:pPr>
        <w:jc w:val="both"/>
      </w:pPr>
      <w:r w:rsidRPr="00D91FA1">
        <w:rPr>
          <w:noProof/>
        </w:rPr>
        <w:drawing>
          <wp:inline distT="0" distB="0" distL="0" distR="0" wp14:anchorId="355EBDBB" wp14:editId="2DCDD509">
            <wp:extent cx="5503545" cy="2949575"/>
            <wp:effectExtent l="0" t="0" r="1905"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4"/>
                    <a:stretch>
                      <a:fillRect/>
                    </a:stretch>
                  </pic:blipFill>
                  <pic:spPr>
                    <a:xfrm>
                      <a:off x="0" y="0"/>
                      <a:ext cx="5503545" cy="2949575"/>
                    </a:xfrm>
                    <a:prstGeom prst="rect">
                      <a:avLst/>
                    </a:prstGeom>
                  </pic:spPr>
                </pic:pic>
              </a:graphicData>
            </a:graphic>
          </wp:inline>
        </w:drawing>
      </w:r>
    </w:p>
    <w:p w14:paraId="7AA96491" w14:textId="47ECB2C8" w:rsidR="00D91FA1" w:rsidRDefault="00D91FA1" w:rsidP="00D91FA1">
      <w:pPr>
        <w:jc w:val="both"/>
      </w:pPr>
    </w:p>
    <w:p w14:paraId="5E938B1B" w14:textId="5D4C6C97" w:rsidR="00D91FA1" w:rsidRDefault="00D91FA1" w:rsidP="00D91FA1">
      <w:pPr>
        <w:jc w:val="both"/>
      </w:pPr>
    </w:p>
    <w:p w14:paraId="57EEB844" w14:textId="77777777" w:rsidR="00D91FA1" w:rsidRDefault="00D91FA1" w:rsidP="00D91FA1">
      <w:pPr>
        <w:jc w:val="both"/>
      </w:pPr>
    </w:p>
    <w:p w14:paraId="16C9DB4F" w14:textId="77777777" w:rsidR="00D91FA1" w:rsidRDefault="00D91FA1" w:rsidP="00D91FA1">
      <w:pPr>
        <w:jc w:val="both"/>
      </w:pPr>
      <w:r w:rsidRPr="00D91FA1">
        <w:rPr>
          <w:noProof/>
        </w:rPr>
        <w:drawing>
          <wp:inline distT="0" distB="0" distL="0" distR="0" wp14:anchorId="1FF46717" wp14:editId="5ACDCCAA">
            <wp:extent cx="5503545" cy="3033395"/>
            <wp:effectExtent l="0" t="0" r="1905"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5"/>
                    <a:stretch>
                      <a:fillRect/>
                    </a:stretch>
                  </pic:blipFill>
                  <pic:spPr>
                    <a:xfrm>
                      <a:off x="0" y="0"/>
                      <a:ext cx="5503545" cy="3033395"/>
                    </a:xfrm>
                    <a:prstGeom prst="rect">
                      <a:avLst/>
                    </a:prstGeom>
                  </pic:spPr>
                </pic:pic>
              </a:graphicData>
            </a:graphic>
          </wp:inline>
        </w:drawing>
      </w:r>
    </w:p>
    <w:p w14:paraId="6A910364" w14:textId="7C1FF99E" w:rsidR="00D91FA1" w:rsidRDefault="00D91FA1" w:rsidP="00D91FA1">
      <w:pPr>
        <w:jc w:val="both"/>
      </w:pPr>
    </w:p>
    <w:p w14:paraId="71B81855" w14:textId="3E8A717C" w:rsidR="00D91FA1" w:rsidRDefault="00D91FA1" w:rsidP="00D91FA1">
      <w:pPr>
        <w:jc w:val="both"/>
      </w:pPr>
    </w:p>
    <w:p w14:paraId="60307E95" w14:textId="3F75007B" w:rsidR="00D91FA1" w:rsidRDefault="00D91FA1" w:rsidP="00D91FA1">
      <w:pPr>
        <w:jc w:val="both"/>
      </w:pPr>
    </w:p>
    <w:p w14:paraId="06A04D2C" w14:textId="4EBD4655" w:rsidR="00D91FA1" w:rsidRDefault="00D91FA1" w:rsidP="00D91FA1">
      <w:pPr>
        <w:jc w:val="both"/>
      </w:pPr>
    </w:p>
    <w:p w14:paraId="4E40114E" w14:textId="0AE4C2CB" w:rsidR="00D91FA1" w:rsidRDefault="00D91FA1" w:rsidP="00D91FA1">
      <w:pPr>
        <w:jc w:val="both"/>
      </w:pPr>
    </w:p>
    <w:p w14:paraId="051196FA" w14:textId="77777777" w:rsidR="00D91FA1" w:rsidRDefault="00D91FA1" w:rsidP="00D91FA1">
      <w:pPr>
        <w:jc w:val="both"/>
      </w:pPr>
    </w:p>
    <w:p w14:paraId="71BB3113" w14:textId="77777777" w:rsidR="00D91FA1" w:rsidRDefault="00D91FA1" w:rsidP="00D91FA1">
      <w:pPr>
        <w:jc w:val="both"/>
      </w:pPr>
      <w:r w:rsidRPr="00D91FA1">
        <w:rPr>
          <w:noProof/>
        </w:rPr>
        <w:drawing>
          <wp:inline distT="0" distB="0" distL="0" distR="0" wp14:anchorId="5E8074AD" wp14:editId="54AC30D1">
            <wp:extent cx="5503545" cy="2983865"/>
            <wp:effectExtent l="0" t="0" r="1905" b="698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5503545" cy="2983865"/>
                    </a:xfrm>
                    <a:prstGeom prst="rect">
                      <a:avLst/>
                    </a:prstGeom>
                  </pic:spPr>
                </pic:pic>
              </a:graphicData>
            </a:graphic>
          </wp:inline>
        </w:drawing>
      </w:r>
    </w:p>
    <w:p w14:paraId="54079B68" w14:textId="0ED9B543" w:rsidR="00D91FA1" w:rsidRDefault="00D91FA1" w:rsidP="00D91FA1">
      <w:pPr>
        <w:jc w:val="both"/>
      </w:pPr>
    </w:p>
    <w:p w14:paraId="510B86E8" w14:textId="42435BA1" w:rsidR="00D91FA1" w:rsidRDefault="00D91FA1" w:rsidP="00D91FA1">
      <w:pPr>
        <w:jc w:val="both"/>
      </w:pPr>
    </w:p>
    <w:p w14:paraId="2D1F182A" w14:textId="77777777" w:rsidR="00D91FA1" w:rsidRDefault="00D91FA1" w:rsidP="00D91FA1">
      <w:pPr>
        <w:jc w:val="both"/>
      </w:pPr>
    </w:p>
    <w:p w14:paraId="03C6101A" w14:textId="53CC9F01" w:rsidR="00330877" w:rsidRDefault="00D91FA1" w:rsidP="00D91FA1">
      <w:pPr>
        <w:jc w:val="both"/>
        <w:rPr>
          <w:rFonts w:ascii="Times New Roman" w:eastAsiaTheme="majorEastAsia" w:hAnsi="Times New Roman" w:cstheme="majorBidi"/>
          <w:spacing w:val="-10"/>
          <w:kern w:val="28"/>
          <w:sz w:val="24"/>
          <w:szCs w:val="18"/>
        </w:rPr>
      </w:pPr>
      <w:r w:rsidRPr="00D91FA1">
        <w:rPr>
          <w:noProof/>
        </w:rPr>
        <w:drawing>
          <wp:inline distT="0" distB="0" distL="0" distR="0" wp14:anchorId="6BFCC812" wp14:editId="79D6B106">
            <wp:extent cx="5503545" cy="1880235"/>
            <wp:effectExtent l="0" t="0" r="1905" b="5715"/>
            <wp:docPr id="36" name="Picture 36"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diagram&#10;&#10;Description automatically generated with medium confidence"/>
                    <pic:cNvPicPr/>
                  </pic:nvPicPr>
                  <pic:blipFill>
                    <a:blip r:embed="rId37"/>
                    <a:stretch>
                      <a:fillRect/>
                    </a:stretch>
                  </pic:blipFill>
                  <pic:spPr>
                    <a:xfrm>
                      <a:off x="0" y="0"/>
                      <a:ext cx="5503545" cy="1880235"/>
                    </a:xfrm>
                    <a:prstGeom prst="rect">
                      <a:avLst/>
                    </a:prstGeom>
                  </pic:spPr>
                </pic:pic>
              </a:graphicData>
            </a:graphic>
          </wp:inline>
        </w:drawing>
      </w:r>
      <w:r w:rsidR="00330877">
        <w:br w:type="page"/>
      </w:r>
    </w:p>
    <w:p w14:paraId="6DC7495A" w14:textId="47FB039A" w:rsidR="00777899" w:rsidRDefault="00777899" w:rsidP="00306330">
      <w:pPr>
        <w:pStyle w:val="Heading1"/>
      </w:pPr>
      <w:bookmarkStart w:id="34" w:name="_Toc115214372"/>
      <w:bookmarkStart w:id="35" w:name="_Toc115216010"/>
      <w:r>
        <w:lastRenderedPageBreak/>
        <w:t>Ch-3 Logical System Design</w:t>
      </w:r>
      <w:bookmarkEnd w:id="34"/>
      <w:bookmarkEnd w:id="35"/>
    </w:p>
    <w:p w14:paraId="78C15E7D" w14:textId="77777777" w:rsidR="00C67CE8" w:rsidRDefault="00C67CE8" w:rsidP="002177CF">
      <w:pPr>
        <w:pStyle w:val="Heading2"/>
      </w:pPr>
      <w:bookmarkStart w:id="36" w:name="_Toc115214373"/>
      <w:bookmarkStart w:id="37" w:name="_Toc115216011"/>
    </w:p>
    <w:p w14:paraId="1155E641" w14:textId="298BF1A0" w:rsidR="00777899" w:rsidRDefault="00777899" w:rsidP="002177CF">
      <w:pPr>
        <w:pStyle w:val="Heading2"/>
        <w:rPr>
          <w:ins w:id="38" w:author="Injamam ul Haque" w:date="2022-09-27T23:14:00Z"/>
        </w:rPr>
      </w:pPr>
      <w:r>
        <w:t>Business Rules</w:t>
      </w:r>
      <w:bookmarkEnd w:id="36"/>
      <w:bookmarkEnd w:id="37"/>
    </w:p>
    <w:p w14:paraId="6004E00F" w14:textId="77777777" w:rsidR="00146CD8" w:rsidRDefault="00146CD8" w:rsidP="00146CD8">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77777777" w:rsidR="00146CD8" w:rsidRDefault="00146CD8" w:rsidP="00146CD8">
      <w:pPr>
        <w:pStyle w:val="ProjectBody"/>
      </w:pPr>
      <w:r>
        <w:t>The business rules that govern our data model are as follows:</w:t>
      </w: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7C0A8C8B" w14:textId="71C9DEE9"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1. A student must have one department. A STUDENT has </w:t>
      </w:r>
      <w:proofErr w:type="spellStart"/>
      <w:r w:rsidRPr="00146CD8">
        <w:rPr>
          <w:rFonts w:ascii="Arial" w:eastAsia="Times New Roman" w:hAnsi="Arial" w:cs="Arial"/>
          <w:color w:val="000000"/>
        </w:rPr>
        <w:t>StudentID</w:t>
      </w:r>
      <w:proofErr w:type="spellEnd"/>
      <w:r w:rsidRPr="00146CD8">
        <w:rPr>
          <w:rFonts w:ascii="Arial" w:eastAsia="Times New Roman" w:hAnsi="Arial" w:cs="Arial"/>
          <w:color w:val="000000"/>
        </w:rPr>
        <w:t xml:space="preserve">, FirstName, </w:t>
      </w:r>
      <w:proofErr w:type="spellStart"/>
      <w:proofErr w:type="gramStart"/>
      <w:r w:rsidRPr="00146CD8">
        <w:rPr>
          <w:rFonts w:ascii="Arial" w:eastAsia="Times New Roman" w:hAnsi="Arial" w:cs="Arial"/>
          <w:color w:val="000000"/>
        </w:rPr>
        <w:t>LastName,DateofBirth</w:t>
      </w:r>
      <w:proofErr w:type="spellEnd"/>
      <w:proofErr w:type="gramEnd"/>
      <w:r w:rsidRPr="00146CD8">
        <w:rPr>
          <w:rFonts w:ascii="Arial" w:eastAsia="Times New Roman" w:hAnsi="Arial" w:cs="Arial"/>
          <w:color w:val="000000"/>
        </w:rPr>
        <w:t xml:space="preserve">, Gender, Email, Phone, Address, </w:t>
      </w:r>
      <w:proofErr w:type="spellStart"/>
      <w:r w:rsidRPr="00146CD8">
        <w:rPr>
          <w:rFonts w:ascii="Arial" w:eastAsia="Times New Roman" w:hAnsi="Arial" w:cs="Arial"/>
          <w:color w:val="000000"/>
        </w:rPr>
        <w:t>EnrollmentDate</w:t>
      </w:r>
      <w:proofErr w:type="spellEnd"/>
      <w:r w:rsidRPr="00146CD8">
        <w:rPr>
          <w:rFonts w:ascii="Arial" w:eastAsia="Times New Roman" w:hAnsi="Arial" w:cs="Arial"/>
          <w:color w:val="000000"/>
        </w:rPr>
        <w:t>. A department must have many</w:t>
      </w:r>
      <w:r>
        <w:rPr>
          <w:rFonts w:ascii="Times New Roman" w:eastAsia="Times New Roman" w:hAnsi="Times New Roman" w:cs="Times New Roman"/>
          <w:sz w:val="24"/>
          <w:szCs w:val="24"/>
        </w:rPr>
        <w:t xml:space="preserve"> </w:t>
      </w:r>
      <w:r w:rsidRPr="00146CD8">
        <w:rPr>
          <w:rFonts w:ascii="Arial" w:eastAsia="Times New Roman" w:hAnsi="Arial" w:cs="Arial"/>
          <w:color w:val="000000"/>
        </w:rPr>
        <w:t>students.</w:t>
      </w:r>
    </w:p>
    <w:p w14:paraId="3BBEB1D3"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1DB8B2E9"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2. Student may perform many registrations. A REGISTRATION includes </w:t>
      </w:r>
      <w:proofErr w:type="spellStart"/>
      <w:r w:rsidRPr="00146CD8">
        <w:rPr>
          <w:rFonts w:ascii="Arial" w:eastAsia="Times New Roman" w:hAnsi="Arial" w:cs="Arial"/>
          <w:color w:val="000000"/>
        </w:rPr>
        <w:t>RegistrationID</w:t>
      </w:r>
      <w:proofErr w:type="spellEnd"/>
      <w:r w:rsidRPr="00146CD8">
        <w:rPr>
          <w:rFonts w:ascii="Arial" w:eastAsia="Times New Roman" w:hAnsi="Arial" w:cs="Arial"/>
          <w:color w:val="000000"/>
        </w:rPr>
        <w:t>,</w:t>
      </w:r>
    </w:p>
    <w:p w14:paraId="51B46484"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Semester, Year, Section Id, </w:t>
      </w:r>
      <w:proofErr w:type="spellStart"/>
      <w:r w:rsidRPr="00146CD8">
        <w:rPr>
          <w:rFonts w:ascii="Arial" w:eastAsia="Times New Roman" w:hAnsi="Arial" w:cs="Arial"/>
          <w:color w:val="000000"/>
        </w:rPr>
        <w:t>StutendID</w:t>
      </w:r>
      <w:proofErr w:type="spellEnd"/>
      <w:r w:rsidRPr="00146CD8">
        <w:rPr>
          <w:rFonts w:ascii="Arial" w:eastAsia="Times New Roman" w:hAnsi="Arial" w:cs="Arial"/>
          <w:color w:val="000000"/>
        </w:rPr>
        <w:t>. A registration must be performed by at least one student.</w:t>
      </w:r>
    </w:p>
    <w:p w14:paraId="10810DEC"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0E92990F" w14:textId="1691F661"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3. A section mandatorily have many registrations. A registration has at least one section. A</w:t>
      </w:r>
      <w:r>
        <w:rPr>
          <w:rFonts w:ascii="Times New Roman" w:eastAsia="Times New Roman" w:hAnsi="Times New Roman" w:cs="Times New Roman"/>
          <w:sz w:val="24"/>
          <w:szCs w:val="24"/>
        </w:rPr>
        <w:t xml:space="preserve"> </w:t>
      </w:r>
      <w:r w:rsidRPr="00146CD8">
        <w:rPr>
          <w:rFonts w:ascii="Arial" w:eastAsia="Times New Roman" w:hAnsi="Arial" w:cs="Arial"/>
          <w:color w:val="000000"/>
        </w:rPr>
        <w:t xml:space="preserve">section includes </w:t>
      </w:r>
      <w:proofErr w:type="spellStart"/>
      <w:r w:rsidRPr="00146CD8">
        <w:rPr>
          <w:rFonts w:ascii="Arial" w:eastAsia="Times New Roman" w:hAnsi="Arial" w:cs="Arial"/>
          <w:color w:val="000000"/>
        </w:rPr>
        <w:t>SectionID</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SectionNum</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CourseId</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FacultyID</w:t>
      </w:r>
      <w:proofErr w:type="spellEnd"/>
      <w:r w:rsidRPr="00146CD8">
        <w:rPr>
          <w:rFonts w:ascii="Arial" w:eastAsia="Times New Roman" w:hAnsi="Arial" w:cs="Arial"/>
          <w:color w:val="000000"/>
        </w:rPr>
        <w:t>, Semester, Year.</w:t>
      </w:r>
    </w:p>
    <w:p w14:paraId="290681DC"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56B0AACE" w14:textId="2D3D102E"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4. A registration may belong to many EVALUATIONS. An evaluation mandatorily belongs to</w:t>
      </w:r>
      <w:r>
        <w:rPr>
          <w:rFonts w:ascii="Times New Roman" w:eastAsia="Times New Roman" w:hAnsi="Times New Roman" w:cs="Times New Roman"/>
          <w:sz w:val="24"/>
          <w:szCs w:val="24"/>
        </w:rPr>
        <w:t xml:space="preserve"> </w:t>
      </w:r>
      <w:r w:rsidRPr="00146CD8">
        <w:rPr>
          <w:rFonts w:ascii="Arial" w:eastAsia="Times New Roman" w:hAnsi="Arial" w:cs="Arial"/>
          <w:color w:val="000000"/>
        </w:rPr>
        <w:t xml:space="preserve">one registration. An evaluation contains </w:t>
      </w:r>
      <w:proofErr w:type="spellStart"/>
      <w:r w:rsidRPr="00146CD8">
        <w:rPr>
          <w:rFonts w:ascii="Arial" w:eastAsia="Times New Roman" w:hAnsi="Arial" w:cs="Arial"/>
          <w:color w:val="000000"/>
        </w:rPr>
        <w:t>EvaluationID</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ObtainedMarks</w:t>
      </w:r>
      <w:proofErr w:type="spellEnd"/>
      <w:r w:rsidRPr="00146CD8">
        <w:rPr>
          <w:rFonts w:ascii="Arial" w:eastAsia="Times New Roman" w:hAnsi="Arial" w:cs="Arial"/>
          <w:color w:val="000000"/>
        </w:rPr>
        <w:t xml:space="preserve">, </w:t>
      </w:r>
      <w:proofErr w:type="spellStart"/>
      <w:proofErr w:type="gramStart"/>
      <w:r w:rsidRPr="00146CD8">
        <w:rPr>
          <w:rFonts w:ascii="Arial" w:eastAsia="Times New Roman" w:hAnsi="Arial" w:cs="Arial"/>
          <w:color w:val="000000"/>
        </w:rPr>
        <w:t>AssessmentID,RegistrationID</w:t>
      </w:r>
      <w:proofErr w:type="spellEnd"/>
      <w:proofErr w:type="gramEnd"/>
      <w:r w:rsidRPr="00146CD8">
        <w:rPr>
          <w:rFonts w:ascii="Arial" w:eastAsia="Times New Roman" w:hAnsi="Arial" w:cs="Arial"/>
          <w:color w:val="000000"/>
        </w:rPr>
        <w:t>.</w:t>
      </w:r>
    </w:p>
    <w:p w14:paraId="52957D4C"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2AEDB536" w14:textId="77777777" w:rsidR="00642314" w:rsidRDefault="00146CD8" w:rsidP="00642314">
      <w:pPr>
        <w:pStyle w:val="NormalWeb"/>
        <w:spacing w:before="0" w:beforeAutospacing="0" w:after="0" w:afterAutospacing="0"/>
      </w:pPr>
      <w:r w:rsidRPr="00146CD8">
        <w:rPr>
          <w:rFonts w:ascii="Arial" w:hAnsi="Arial" w:cs="Arial"/>
          <w:color w:val="000000"/>
        </w:rPr>
        <w:t xml:space="preserve">5. </w:t>
      </w:r>
      <w:r w:rsidR="00642314">
        <w:rPr>
          <w:rFonts w:ascii="Arial" w:hAnsi="Arial" w:cs="Arial"/>
          <w:color w:val="000000"/>
          <w:sz w:val="22"/>
          <w:szCs w:val="22"/>
        </w:rPr>
        <w:t>An evaluation must have one question. A question must have many evaluations.</w:t>
      </w:r>
    </w:p>
    <w:p w14:paraId="7C4DA39E" w14:textId="77777777" w:rsidR="00642314" w:rsidRDefault="00642314" w:rsidP="00642314">
      <w:pPr>
        <w:pStyle w:val="NormalWeb"/>
        <w:spacing w:before="0" w:beforeAutospacing="0" w:after="0" w:afterAutospacing="0"/>
      </w:pPr>
      <w:r>
        <w:rPr>
          <w:rFonts w:ascii="Arial" w:hAnsi="Arial" w:cs="Arial"/>
          <w:color w:val="000000"/>
          <w:sz w:val="22"/>
          <w:szCs w:val="22"/>
        </w:rPr>
        <w:t xml:space="preserve">Question contains </w:t>
      </w:r>
      <w:proofErr w:type="spellStart"/>
      <w:r>
        <w:rPr>
          <w:rFonts w:ascii="Arial" w:hAnsi="Arial" w:cs="Arial"/>
          <w:color w:val="000000"/>
          <w:sz w:val="22"/>
          <w:szCs w:val="22"/>
        </w:rPr>
        <w:t>QuestionID</w:t>
      </w:r>
      <w:proofErr w:type="spellEnd"/>
      <w:r>
        <w:rPr>
          <w:rFonts w:ascii="Arial" w:hAnsi="Arial" w:cs="Arial"/>
          <w:color w:val="000000"/>
          <w:sz w:val="22"/>
          <w:szCs w:val="22"/>
        </w:rPr>
        <w:t xml:space="preserve">, </w:t>
      </w:r>
      <w:proofErr w:type="spellStart"/>
      <w:r>
        <w:rPr>
          <w:rFonts w:ascii="Arial" w:hAnsi="Arial" w:cs="Arial"/>
          <w:color w:val="000000"/>
          <w:sz w:val="22"/>
          <w:szCs w:val="22"/>
        </w:rPr>
        <w:t>AssessmentName</w:t>
      </w:r>
      <w:proofErr w:type="spellEnd"/>
      <w:r>
        <w:rPr>
          <w:rFonts w:ascii="Arial" w:hAnsi="Arial" w:cs="Arial"/>
          <w:color w:val="000000"/>
          <w:sz w:val="22"/>
          <w:szCs w:val="22"/>
        </w:rPr>
        <w:t xml:space="preserve">, </w:t>
      </w:r>
      <w:proofErr w:type="spellStart"/>
      <w:r>
        <w:rPr>
          <w:rFonts w:ascii="Arial" w:hAnsi="Arial" w:cs="Arial"/>
          <w:color w:val="000000"/>
          <w:sz w:val="22"/>
          <w:szCs w:val="22"/>
        </w:rPr>
        <w:t>TotalMarks</w:t>
      </w:r>
      <w:proofErr w:type="spellEnd"/>
      <w:r>
        <w:rPr>
          <w:rFonts w:ascii="Arial" w:hAnsi="Arial" w:cs="Arial"/>
          <w:color w:val="000000"/>
          <w:sz w:val="22"/>
          <w:szCs w:val="22"/>
        </w:rPr>
        <w:t>. An</w:t>
      </w:r>
    </w:p>
    <w:p w14:paraId="498ADDC8" w14:textId="77777777" w:rsidR="00642314" w:rsidRDefault="00642314" w:rsidP="00642314">
      <w:pPr>
        <w:pStyle w:val="NormalWeb"/>
        <w:spacing w:before="0" w:beforeAutospacing="0" w:after="0" w:afterAutospacing="0"/>
      </w:pPr>
      <w:r>
        <w:rPr>
          <w:rFonts w:ascii="Arial" w:hAnsi="Arial" w:cs="Arial"/>
          <w:color w:val="000000"/>
          <w:sz w:val="22"/>
          <w:szCs w:val="22"/>
        </w:rPr>
        <w:t>question will have one section. A section contains one or many question.</w:t>
      </w:r>
    </w:p>
    <w:p w14:paraId="255FC237" w14:textId="77777777" w:rsidR="00642314" w:rsidRDefault="00642314" w:rsidP="00146CD8">
      <w:pPr>
        <w:spacing w:after="0" w:line="240" w:lineRule="auto"/>
        <w:rPr>
          <w:rFonts w:ascii="Arial" w:eastAsia="Times New Roman" w:hAnsi="Arial" w:cs="Arial"/>
          <w:color w:val="000000"/>
        </w:rPr>
      </w:pPr>
    </w:p>
    <w:p w14:paraId="3EFD22AE" w14:textId="77777777" w:rsidR="00642314" w:rsidRDefault="00146CD8" w:rsidP="00642314">
      <w:pPr>
        <w:pStyle w:val="NormalWeb"/>
        <w:spacing w:before="0" w:beforeAutospacing="0" w:after="0" w:afterAutospacing="0"/>
      </w:pPr>
      <w:r w:rsidRPr="00146CD8">
        <w:rPr>
          <w:rFonts w:ascii="Arial" w:hAnsi="Arial" w:cs="Arial"/>
          <w:color w:val="000000"/>
        </w:rPr>
        <w:t xml:space="preserve">6. </w:t>
      </w:r>
      <w:r w:rsidR="00642314">
        <w:rPr>
          <w:rFonts w:ascii="Arial" w:hAnsi="Arial" w:cs="Arial"/>
          <w:color w:val="000000"/>
          <w:sz w:val="22"/>
          <w:szCs w:val="22"/>
        </w:rPr>
        <w:t>Question must map with one CO’s. A CO maps with one or many question. A</w:t>
      </w:r>
    </w:p>
    <w:p w14:paraId="09A52B5B" w14:textId="30F3272F" w:rsidR="00642314" w:rsidRDefault="00642314" w:rsidP="00642314">
      <w:pPr>
        <w:pStyle w:val="NormalWeb"/>
        <w:spacing w:before="0" w:beforeAutospacing="0" w:after="0" w:afterAutospacing="0"/>
      </w:pPr>
      <w:proofErr w:type="gramStart"/>
      <w:r>
        <w:rPr>
          <w:rFonts w:ascii="Arial" w:hAnsi="Arial" w:cs="Arial"/>
          <w:color w:val="000000"/>
          <w:sz w:val="22"/>
          <w:szCs w:val="22"/>
        </w:rPr>
        <w:t>CO’s</w:t>
      </w:r>
      <w:proofErr w:type="gramEnd"/>
      <w:r>
        <w:rPr>
          <w:rFonts w:ascii="Arial" w:hAnsi="Arial" w:cs="Arial"/>
          <w:color w:val="000000"/>
          <w:sz w:val="22"/>
          <w:szCs w:val="22"/>
        </w:rPr>
        <w:t xml:space="preserve"> includes COID, </w:t>
      </w:r>
      <w:proofErr w:type="spellStart"/>
      <w:r>
        <w:rPr>
          <w:rFonts w:ascii="Arial" w:hAnsi="Arial" w:cs="Arial"/>
          <w:color w:val="000000"/>
          <w:sz w:val="22"/>
          <w:szCs w:val="22"/>
        </w:rPr>
        <w:t>CourseID</w:t>
      </w:r>
      <w:proofErr w:type="spellEnd"/>
      <w:r>
        <w:rPr>
          <w:rFonts w:ascii="Arial" w:hAnsi="Arial" w:cs="Arial"/>
          <w:color w:val="000000"/>
          <w:sz w:val="22"/>
          <w:szCs w:val="22"/>
        </w:rPr>
        <w:t>, PLOID. A CO must contain one Course. A Course contain one</w:t>
      </w:r>
      <w:r>
        <w:t xml:space="preserve"> </w:t>
      </w:r>
      <w:r>
        <w:rPr>
          <w:rFonts w:ascii="Arial" w:hAnsi="Arial" w:cs="Arial"/>
          <w:color w:val="000000"/>
          <w:sz w:val="22"/>
          <w:szCs w:val="22"/>
        </w:rPr>
        <w:t>or many CO’s. A course may have many prerequisites. A course must affiliate one mark</w:t>
      </w:r>
      <w:r>
        <w:t xml:space="preserve"> </w:t>
      </w:r>
      <w:r>
        <w:rPr>
          <w:rFonts w:ascii="Arial" w:hAnsi="Arial" w:cs="Arial"/>
          <w:color w:val="000000"/>
          <w:sz w:val="22"/>
          <w:szCs w:val="22"/>
        </w:rPr>
        <w:t>distribution. A mark distribution may affiliate many courses. A Mark Distribution includes</w:t>
      </w:r>
      <w:r>
        <w:t xml:space="preserve"> </w:t>
      </w:r>
      <w:proofErr w:type="spellStart"/>
      <w:r>
        <w:rPr>
          <w:rFonts w:ascii="Arial" w:hAnsi="Arial" w:cs="Arial"/>
          <w:color w:val="000000"/>
          <w:sz w:val="22"/>
          <w:szCs w:val="22"/>
        </w:rPr>
        <w:t>DistID</w:t>
      </w:r>
      <w:proofErr w:type="spellEnd"/>
      <w:r>
        <w:rPr>
          <w:rFonts w:ascii="Arial" w:hAnsi="Arial" w:cs="Arial"/>
          <w:color w:val="000000"/>
          <w:sz w:val="22"/>
          <w:szCs w:val="22"/>
        </w:rPr>
        <w:t xml:space="preserve">, A, A-, B+, B, B-, C+, C, C-, D+, D, </w:t>
      </w:r>
      <w:proofErr w:type="spellStart"/>
      <w:r>
        <w:rPr>
          <w:rFonts w:ascii="Arial" w:hAnsi="Arial" w:cs="Arial"/>
          <w:color w:val="000000"/>
          <w:sz w:val="22"/>
          <w:szCs w:val="22"/>
        </w:rPr>
        <w:t>ThresoldMarks</w:t>
      </w:r>
      <w:proofErr w:type="spellEnd"/>
      <w:r>
        <w:rPr>
          <w:rFonts w:ascii="Arial" w:hAnsi="Arial" w:cs="Arial"/>
          <w:color w:val="000000"/>
          <w:sz w:val="22"/>
          <w:szCs w:val="22"/>
        </w:rPr>
        <w:t>.</w:t>
      </w:r>
    </w:p>
    <w:p w14:paraId="03C2D56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38E3DC7A" w14:textId="706A1845"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7. A CO’s must map with one PLO’s. A PLO’s must map with one or many CO’s. PLO includes</w:t>
      </w:r>
      <w:r>
        <w:rPr>
          <w:rFonts w:ascii="Times New Roman" w:eastAsia="Times New Roman" w:hAnsi="Times New Roman" w:cs="Times New Roman"/>
          <w:sz w:val="24"/>
          <w:szCs w:val="24"/>
        </w:rPr>
        <w:t xml:space="preserve"> </w:t>
      </w:r>
      <w:r w:rsidRPr="00146CD8">
        <w:rPr>
          <w:rFonts w:ascii="Arial" w:eastAsia="Times New Roman" w:hAnsi="Arial" w:cs="Arial"/>
          <w:color w:val="000000"/>
        </w:rPr>
        <w:t xml:space="preserve">PLOID, </w:t>
      </w:r>
      <w:proofErr w:type="spellStart"/>
      <w:r w:rsidRPr="00146CD8">
        <w:rPr>
          <w:rFonts w:ascii="Arial" w:eastAsia="Times New Roman" w:hAnsi="Arial" w:cs="Arial"/>
          <w:color w:val="000000"/>
        </w:rPr>
        <w:t>PLONum</w:t>
      </w:r>
      <w:proofErr w:type="spellEnd"/>
      <w:r w:rsidRPr="00146CD8">
        <w:rPr>
          <w:rFonts w:ascii="Arial" w:eastAsia="Times New Roman" w:hAnsi="Arial" w:cs="Arial"/>
          <w:color w:val="000000"/>
        </w:rPr>
        <w:t xml:space="preserve">, Details, </w:t>
      </w:r>
      <w:proofErr w:type="spellStart"/>
      <w:r w:rsidRPr="00146CD8">
        <w:rPr>
          <w:rFonts w:ascii="Arial" w:eastAsia="Times New Roman" w:hAnsi="Arial" w:cs="Arial"/>
          <w:color w:val="000000"/>
        </w:rPr>
        <w:t>ProgramID</w:t>
      </w:r>
      <w:proofErr w:type="spellEnd"/>
      <w:r w:rsidRPr="00146CD8">
        <w:rPr>
          <w:rFonts w:ascii="Arial" w:eastAsia="Times New Roman" w:hAnsi="Arial" w:cs="Arial"/>
          <w:color w:val="000000"/>
        </w:rPr>
        <w:t>.</w:t>
      </w:r>
    </w:p>
    <w:p w14:paraId="188DFC7B"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59749A8C" w14:textId="61179DDB"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8. A PLO must contain one program. A program contains one or many PLO’s. A program has</w:t>
      </w:r>
      <w:r>
        <w:rPr>
          <w:rFonts w:ascii="Times New Roman" w:eastAsia="Times New Roman" w:hAnsi="Times New Roman" w:cs="Times New Roman"/>
          <w:sz w:val="24"/>
          <w:szCs w:val="24"/>
        </w:rPr>
        <w:t xml:space="preserve"> </w:t>
      </w:r>
      <w:proofErr w:type="spellStart"/>
      <w:r w:rsidRPr="00146CD8">
        <w:rPr>
          <w:rFonts w:ascii="Arial" w:eastAsia="Times New Roman" w:hAnsi="Arial" w:cs="Arial"/>
          <w:color w:val="000000"/>
        </w:rPr>
        <w:t>ProgramID</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ProgramName</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DepartmentID</w:t>
      </w:r>
      <w:proofErr w:type="spellEnd"/>
      <w:r w:rsidRPr="00146CD8">
        <w:rPr>
          <w:rFonts w:ascii="Arial" w:eastAsia="Times New Roman" w:hAnsi="Arial" w:cs="Arial"/>
          <w:color w:val="000000"/>
        </w:rPr>
        <w:t>. A program must contain one or many courses. A</w:t>
      </w:r>
      <w:r>
        <w:rPr>
          <w:rFonts w:ascii="Times New Roman" w:eastAsia="Times New Roman" w:hAnsi="Times New Roman" w:cs="Times New Roman"/>
          <w:sz w:val="24"/>
          <w:szCs w:val="24"/>
        </w:rPr>
        <w:t xml:space="preserve"> </w:t>
      </w:r>
      <w:r w:rsidRPr="00146CD8">
        <w:rPr>
          <w:rFonts w:ascii="Arial" w:eastAsia="Times New Roman" w:hAnsi="Arial" w:cs="Arial"/>
          <w:color w:val="000000"/>
        </w:rPr>
        <w:t>Course must contain one course.</w:t>
      </w:r>
    </w:p>
    <w:p w14:paraId="6959D216"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35DD7F0B"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9. A program must belong to one department. A department must belong to one or many</w:t>
      </w:r>
    </w:p>
    <w:p w14:paraId="0D5F95CD"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programs. A department contain </w:t>
      </w:r>
      <w:proofErr w:type="spellStart"/>
      <w:r w:rsidRPr="00146CD8">
        <w:rPr>
          <w:rFonts w:ascii="Arial" w:eastAsia="Times New Roman" w:hAnsi="Arial" w:cs="Arial"/>
          <w:color w:val="000000"/>
        </w:rPr>
        <w:t>DepartmentID</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DepartmentName</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SchoolID</w:t>
      </w:r>
      <w:proofErr w:type="spellEnd"/>
      <w:r w:rsidRPr="00146CD8">
        <w:rPr>
          <w:rFonts w:ascii="Arial" w:eastAsia="Times New Roman" w:hAnsi="Arial" w:cs="Arial"/>
          <w:color w:val="000000"/>
        </w:rPr>
        <w:t>.</w:t>
      </w:r>
    </w:p>
    <w:p w14:paraId="270293EB"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50C6167F" w14:textId="11518A2B"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lastRenderedPageBreak/>
        <w:t>10. A department must contain one school. A School must contain one or many departments. A</w:t>
      </w:r>
      <w:r>
        <w:rPr>
          <w:rFonts w:ascii="Times New Roman" w:eastAsia="Times New Roman" w:hAnsi="Times New Roman" w:cs="Times New Roman"/>
          <w:sz w:val="24"/>
          <w:szCs w:val="24"/>
        </w:rPr>
        <w:t xml:space="preserve"> </w:t>
      </w:r>
      <w:r w:rsidRPr="00146CD8">
        <w:rPr>
          <w:rFonts w:ascii="Arial" w:eastAsia="Times New Roman" w:hAnsi="Arial" w:cs="Arial"/>
          <w:color w:val="000000"/>
        </w:rPr>
        <w:t xml:space="preserve">school includes </w:t>
      </w:r>
      <w:proofErr w:type="spellStart"/>
      <w:r w:rsidRPr="00146CD8">
        <w:rPr>
          <w:rFonts w:ascii="Arial" w:eastAsia="Times New Roman" w:hAnsi="Arial" w:cs="Arial"/>
          <w:color w:val="000000"/>
        </w:rPr>
        <w:t>SchoolID</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SchoolName</w:t>
      </w:r>
      <w:proofErr w:type="spellEnd"/>
      <w:r w:rsidRPr="00146CD8">
        <w:rPr>
          <w:rFonts w:ascii="Arial" w:eastAsia="Times New Roman" w:hAnsi="Arial" w:cs="Arial"/>
          <w:color w:val="000000"/>
        </w:rPr>
        <w:t>.</w:t>
      </w:r>
    </w:p>
    <w:p w14:paraId="5A59F734" w14:textId="77777777" w:rsidR="00146CD8" w:rsidRPr="00146CD8" w:rsidRDefault="00146CD8" w:rsidP="00146CD8">
      <w:pPr>
        <w:spacing w:after="240" w:line="240" w:lineRule="auto"/>
        <w:rPr>
          <w:rFonts w:ascii="Times New Roman" w:eastAsia="Times New Roman" w:hAnsi="Times New Roman" w:cs="Times New Roman"/>
          <w:sz w:val="24"/>
          <w:szCs w:val="24"/>
        </w:rPr>
      </w:pPr>
    </w:p>
    <w:p w14:paraId="486D6367" w14:textId="7C5F5F4C"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11. An employee has two sub-</w:t>
      </w:r>
      <w:proofErr w:type="gramStart"/>
      <w:r w:rsidRPr="00146CD8">
        <w:rPr>
          <w:rFonts w:ascii="Arial" w:eastAsia="Times New Roman" w:hAnsi="Arial" w:cs="Arial"/>
          <w:color w:val="000000"/>
        </w:rPr>
        <w:t>type</w:t>
      </w:r>
      <w:proofErr w:type="gramEnd"/>
      <w:r w:rsidRPr="00146CD8">
        <w:rPr>
          <w:rFonts w:ascii="Arial" w:eastAsia="Times New Roman" w:hAnsi="Arial" w:cs="Arial"/>
          <w:color w:val="000000"/>
        </w:rPr>
        <w:t xml:space="preserve"> (Admin and Faculty). An employee</w:t>
      </w:r>
    </w:p>
    <w:p w14:paraId="278B3445"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includes </w:t>
      </w:r>
      <w:proofErr w:type="spellStart"/>
      <w:r w:rsidRPr="00146CD8">
        <w:rPr>
          <w:rFonts w:ascii="Arial" w:eastAsia="Times New Roman" w:hAnsi="Arial" w:cs="Arial"/>
          <w:color w:val="000000"/>
        </w:rPr>
        <w:t>EmployeeID</w:t>
      </w:r>
      <w:proofErr w:type="spellEnd"/>
      <w:r w:rsidRPr="00146CD8">
        <w:rPr>
          <w:rFonts w:ascii="Arial" w:eastAsia="Times New Roman" w:hAnsi="Arial" w:cs="Arial"/>
          <w:color w:val="000000"/>
        </w:rPr>
        <w:t xml:space="preserve">, FirstName, </w:t>
      </w:r>
      <w:proofErr w:type="spellStart"/>
      <w:r w:rsidRPr="00146CD8">
        <w:rPr>
          <w:rFonts w:ascii="Arial" w:eastAsia="Times New Roman" w:hAnsi="Arial" w:cs="Arial"/>
          <w:color w:val="000000"/>
        </w:rPr>
        <w:t>LastName</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DateofBirth</w:t>
      </w:r>
      <w:proofErr w:type="spellEnd"/>
      <w:r w:rsidRPr="00146CD8">
        <w:rPr>
          <w:rFonts w:ascii="Arial" w:eastAsia="Times New Roman" w:hAnsi="Arial" w:cs="Arial"/>
          <w:color w:val="000000"/>
        </w:rPr>
        <w:t>, Gender, Email, Phone, Address,</w:t>
      </w:r>
    </w:p>
    <w:p w14:paraId="22610A58" w14:textId="77777777" w:rsidR="00146CD8" w:rsidRPr="00146CD8" w:rsidRDefault="00146CD8" w:rsidP="00146CD8">
      <w:pPr>
        <w:spacing w:after="0" w:line="240" w:lineRule="auto"/>
        <w:rPr>
          <w:rFonts w:ascii="Times New Roman" w:eastAsia="Times New Roman" w:hAnsi="Times New Roman" w:cs="Times New Roman"/>
          <w:sz w:val="24"/>
          <w:szCs w:val="24"/>
        </w:rPr>
      </w:pPr>
      <w:proofErr w:type="spellStart"/>
      <w:r w:rsidRPr="00146CD8">
        <w:rPr>
          <w:rFonts w:ascii="Arial" w:eastAsia="Times New Roman" w:hAnsi="Arial" w:cs="Arial"/>
          <w:color w:val="000000"/>
        </w:rPr>
        <w:t>EmployeeType.An</w:t>
      </w:r>
      <w:proofErr w:type="spellEnd"/>
      <w:r w:rsidRPr="00146CD8">
        <w:rPr>
          <w:rFonts w:ascii="Arial" w:eastAsia="Times New Roman" w:hAnsi="Arial" w:cs="Arial"/>
          <w:color w:val="000000"/>
        </w:rPr>
        <w:t xml:space="preserve"> admin has </w:t>
      </w:r>
      <w:proofErr w:type="spellStart"/>
      <w:proofErr w:type="gramStart"/>
      <w:r w:rsidRPr="00146CD8">
        <w:rPr>
          <w:rFonts w:ascii="Arial" w:eastAsia="Times New Roman" w:hAnsi="Arial" w:cs="Arial"/>
          <w:color w:val="000000"/>
        </w:rPr>
        <w:t>EmployeeID,Rank</w:t>
      </w:r>
      <w:proofErr w:type="gramEnd"/>
      <w:r w:rsidRPr="00146CD8">
        <w:rPr>
          <w:rFonts w:ascii="Arial" w:eastAsia="Times New Roman" w:hAnsi="Arial" w:cs="Arial"/>
          <w:color w:val="000000"/>
        </w:rPr>
        <w:t>,Join_Date</w:t>
      </w:r>
      <w:proofErr w:type="spellEnd"/>
      <w:r w:rsidRPr="00146CD8">
        <w:rPr>
          <w:rFonts w:ascii="Arial" w:eastAsia="Times New Roman" w:hAnsi="Arial" w:cs="Arial"/>
          <w:color w:val="000000"/>
        </w:rPr>
        <w:t xml:space="preserve"> , </w:t>
      </w:r>
      <w:proofErr w:type="spellStart"/>
      <w:r w:rsidRPr="00146CD8">
        <w:rPr>
          <w:rFonts w:ascii="Arial" w:eastAsia="Times New Roman" w:hAnsi="Arial" w:cs="Arial"/>
          <w:color w:val="000000"/>
        </w:rPr>
        <w:t>End_Date</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Admin_Type</w:t>
      </w:r>
      <w:proofErr w:type="spellEnd"/>
      <w:r w:rsidRPr="00146CD8">
        <w:rPr>
          <w:rFonts w:ascii="Arial" w:eastAsia="Times New Roman" w:hAnsi="Arial" w:cs="Arial"/>
          <w:color w:val="000000"/>
        </w:rPr>
        <w:t>.</w:t>
      </w:r>
    </w:p>
    <w:p w14:paraId="7FD68C2F"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4CCEC72" w14:textId="76F769FF"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12. A school must be run by one admin (Admin Type-Dean). A dean must run one school. A school has </w:t>
      </w:r>
      <w:proofErr w:type="spellStart"/>
      <w:proofErr w:type="gramStart"/>
      <w:r w:rsidRPr="00146CD8">
        <w:rPr>
          <w:rFonts w:ascii="Arial" w:eastAsia="Times New Roman" w:hAnsi="Arial" w:cs="Arial"/>
          <w:color w:val="000000"/>
        </w:rPr>
        <w:t>SchoolID,StartDate</w:t>
      </w:r>
      <w:proofErr w:type="spellEnd"/>
      <w:proofErr w:type="gram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EndDate</w:t>
      </w:r>
      <w:proofErr w:type="spellEnd"/>
      <w:r w:rsidRPr="00146CD8">
        <w:rPr>
          <w:rFonts w:ascii="Arial" w:eastAsia="Times New Roman" w:hAnsi="Arial" w:cs="Arial"/>
          <w:color w:val="000000"/>
        </w:rPr>
        <w:t>.</w:t>
      </w:r>
    </w:p>
    <w:p w14:paraId="2497B78B"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B691913" w14:textId="15291820"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13. A Department must manage one or many admin (Admin Type- Department head). A department head must manage one department.</w:t>
      </w:r>
    </w:p>
    <w:p w14:paraId="39F3D5FA"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5A64BD32"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14. A Faculty must have one Department. A department must have one or many Faculties. A</w:t>
      </w:r>
    </w:p>
    <w:p w14:paraId="65BB1E26"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 xml:space="preserve">Faculty includes </w:t>
      </w:r>
      <w:proofErr w:type="spellStart"/>
      <w:r w:rsidRPr="00146CD8">
        <w:rPr>
          <w:rFonts w:ascii="Arial" w:eastAsia="Times New Roman" w:hAnsi="Arial" w:cs="Arial"/>
          <w:color w:val="000000"/>
        </w:rPr>
        <w:t>DepartmentID</w:t>
      </w:r>
      <w:proofErr w:type="spellEnd"/>
      <w:r w:rsidRPr="00146CD8">
        <w:rPr>
          <w:rFonts w:ascii="Arial" w:eastAsia="Times New Roman" w:hAnsi="Arial" w:cs="Arial"/>
          <w:color w:val="000000"/>
        </w:rPr>
        <w:t xml:space="preserve">, Rank, </w:t>
      </w:r>
      <w:proofErr w:type="spellStart"/>
      <w:r w:rsidRPr="00146CD8">
        <w:rPr>
          <w:rFonts w:ascii="Arial" w:eastAsia="Times New Roman" w:hAnsi="Arial" w:cs="Arial"/>
          <w:color w:val="000000"/>
        </w:rPr>
        <w:t>JoinDate</w:t>
      </w:r>
      <w:proofErr w:type="spellEnd"/>
      <w:r w:rsidRPr="00146CD8">
        <w:rPr>
          <w:rFonts w:ascii="Arial" w:eastAsia="Times New Roman" w:hAnsi="Arial" w:cs="Arial"/>
          <w:color w:val="000000"/>
        </w:rPr>
        <w:t>. A faculty may teach many sections. A section</w:t>
      </w:r>
    </w:p>
    <w:p w14:paraId="568082BA" w14:textId="77777777" w:rsidR="00146CD8" w:rsidRPr="00146CD8" w:rsidRDefault="00146CD8" w:rsidP="00146CD8">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must be taught by one faculty.</w:t>
      </w:r>
    </w:p>
    <w:p w14:paraId="366ECA0E"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42CC5F1E" w14:textId="0B989FB6" w:rsidR="00146CD8" w:rsidRPr="00D667C0" w:rsidRDefault="00146CD8" w:rsidP="00D667C0">
      <w:pPr>
        <w:spacing w:after="0" w:line="240" w:lineRule="auto"/>
        <w:rPr>
          <w:rFonts w:ascii="Times New Roman" w:eastAsia="Times New Roman" w:hAnsi="Times New Roman" w:cs="Times New Roman"/>
          <w:sz w:val="24"/>
          <w:szCs w:val="24"/>
        </w:rPr>
      </w:pPr>
      <w:r w:rsidRPr="00146CD8">
        <w:rPr>
          <w:rFonts w:ascii="Arial" w:eastAsia="Times New Roman" w:hAnsi="Arial" w:cs="Arial"/>
          <w:color w:val="000000"/>
        </w:rPr>
        <w:t>1</w:t>
      </w:r>
      <w:r w:rsidR="00642314">
        <w:rPr>
          <w:rFonts w:ascii="Arial" w:eastAsia="Times New Roman" w:hAnsi="Arial" w:cs="Arial"/>
          <w:color w:val="000000"/>
        </w:rPr>
        <w:t>5</w:t>
      </w:r>
      <w:r w:rsidRPr="00146CD8">
        <w:rPr>
          <w:rFonts w:ascii="Arial" w:eastAsia="Times New Roman" w:hAnsi="Arial" w:cs="Arial"/>
          <w:color w:val="000000"/>
        </w:rPr>
        <w:t xml:space="preserve">.One or many sections must have a course </w:t>
      </w:r>
      <w:proofErr w:type="spellStart"/>
      <w:r w:rsidRPr="00146CD8">
        <w:rPr>
          <w:rFonts w:ascii="Arial" w:eastAsia="Times New Roman" w:hAnsi="Arial" w:cs="Arial"/>
          <w:color w:val="000000"/>
        </w:rPr>
        <w:t>outline.A</w:t>
      </w:r>
      <w:proofErr w:type="spellEnd"/>
      <w:r w:rsidRPr="00146CD8">
        <w:rPr>
          <w:rFonts w:ascii="Arial" w:eastAsia="Times New Roman" w:hAnsi="Arial" w:cs="Arial"/>
          <w:color w:val="000000"/>
        </w:rPr>
        <w:t xml:space="preserve"> course outline contains </w:t>
      </w:r>
      <w:proofErr w:type="spellStart"/>
      <w:r w:rsidRPr="00146CD8">
        <w:rPr>
          <w:rFonts w:ascii="Arial" w:eastAsia="Times New Roman" w:hAnsi="Arial" w:cs="Arial"/>
          <w:color w:val="000000"/>
        </w:rPr>
        <w:t>CouseOutlneID,Section_Num</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Course_Description,multiple</w:t>
      </w:r>
      <w:proofErr w:type="spellEnd"/>
      <w:r w:rsidRPr="00146CD8">
        <w:rPr>
          <w:rFonts w:ascii="Arial" w:eastAsia="Times New Roman" w:hAnsi="Arial" w:cs="Arial"/>
          <w:color w:val="000000"/>
        </w:rPr>
        <w:t xml:space="preserve"> course objectives which includes </w:t>
      </w:r>
      <w:proofErr w:type="spellStart"/>
      <w:r w:rsidRPr="00146CD8">
        <w:rPr>
          <w:rFonts w:ascii="Arial" w:eastAsia="Times New Roman" w:hAnsi="Arial" w:cs="Arial"/>
          <w:color w:val="000000"/>
        </w:rPr>
        <w:t>Domain_and_level</w:t>
      </w:r>
      <w:proofErr w:type="spellEnd"/>
      <w:r w:rsidRPr="00146CD8">
        <w:rPr>
          <w:rFonts w:ascii="Arial" w:eastAsia="Times New Roman" w:hAnsi="Arial" w:cs="Arial"/>
          <w:color w:val="000000"/>
        </w:rPr>
        <w:t xml:space="preserve"> and </w:t>
      </w:r>
      <w:proofErr w:type="spellStart"/>
      <w:r w:rsidRPr="00146CD8">
        <w:rPr>
          <w:rFonts w:ascii="Arial" w:eastAsia="Times New Roman" w:hAnsi="Arial" w:cs="Arial"/>
          <w:color w:val="000000"/>
        </w:rPr>
        <w:t>PLOs.It</w:t>
      </w:r>
      <w:proofErr w:type="spellEnd"/>
      <w:r w:rsidRPr="00146CD8">
        <w:rPr>
          <w:rFonts w:ascii="Arial" w:eastAsia="Times New Roman" w:hAnsi="Arial" w:cs="Arial"/>
          <w:color w:val="000000"/>
        </w:rPr>
        <w:t xml:space="preserve"> has multiple PLOs which includes </w:t>
      </w:r>
      <w:proofErr w:type="spellStart"/>
      <w:r w:rsidRPr="00146CD8">
        <w:rPr>
          <w:rFonts w:ascii="Arial" w:eastAsia="Times New Roman" w:hAnsi="Arial" w:cs="Arial"/>
          <w:color w:val="000000"/>
        </w:rPr>
        <w:t>PLO_number,PLO_description.It</w:t>
      </w:r>
      <w:proofErr w:type="spellEnd"/>
      <w:r w:rsidRPr="00146CD8">
        <w:rPr>
          <w:rFonts w:ascii="Arial" w:eastAsia="Times New Roman" w:hAnsi="Arial" w:cs="Arial"/>
          <w:color w:val="000000"/>
        </w:rPr>
        <w:t xml:space="preserve"> also contains  </w:t>
      </w:r>
      <w:proofErr w:type="spellStart"/>
      <w:r w:rsidRPr="00146CD8">
        <w:rPr>
          <w:rFonts w:ascii="Arial" w:eastAsia="Times New Roman" w:hAnsi="Arial" w:cs="Arial"/>
          <w:color w:val="000000"/>
        </w:rPr>
        <w:t>Grade_Conversion_Scheme</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Required_Textbook</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Course_Policy</w:t>
      </w:r>
      <w:proofErr w:type="spellEnd"/>
      <w:r w:rsidRPr="00146CD8">
        <w:rPr>
          <w:rFonts w:ascii="Arial" w:eastAsia="Times New Roman" w:hAnsi="Arial" w:cs="Arial"/>
          <w:color w:val="000000"/>
        </w:rPr>
        <w:t xml:space="preserve">, </w:t>
      </w:r>
      <w:proofErr w:type="spellStart"/>
      <w:r w:rsidRPr="00146CD8">
        <w:rPr>
          <w:rFonts w:ascii="Arial" w:eastAsia="Times New Roman" w:hAnsi="Arial" w:cs="Arial"/>
          <w:color w:val="000000"/>
        </w:rPr>
        <w:t>University_Regulation_And_Code_Of_Conduct</w:t>
      </w:r>
      <w:proofErr w:type="spellEnd"/>
      <w:r w:rsidRPr="00146CD8">
        <w:rPr>
          <w:rFonts w:ascii="Arial" w:eastAsia="Times New Roman" w:hAnsi="Arial" w:cs="Arial"/>
          <w:color w:val="000000"/>
        </w:rPr>
        <w:t xml:space="preserve"> and multiple values of </w:t>
      </w:r>
      <w:proofErr w:type="spellStart"/>
      <w:r w:rsidRPr="00146CD8">
        <w:rPr>
          <w:rFonts w:ascii="Arial" w:eastAsia="Times New Roman" w:hAnsi="Arial" w:cs="Arial"/>
          <w:color w:val="000000"/>
        </w:rPr>
        <w:t>Class_and_Schedule,Topics_and_Reading</w:t>
      </w:r>
      <w:proofErr w:type="spellEnd"/>
      <w:r w:rsidRPr="00146CD8">
        <w:rPr>
          <w:rFonts w:ascii="Arial" w:eastAsia="Times New Roman" w:hAnsi="Arial" w:cs="Arial"/>
          <w:color w:val="000000"/>
        </w:rPr>
        <w:t>.</w:t>
      </w:r>
      <w:bookmarkStart w:id="39" w:name="_Toc115214258"/>
      <w:bookmarkStart w:id="40" w:name="_Toc115214374"/>
      <w:bookmarkStart w:id="41" w:name="_Toc115216012"/>
    </w:p>
    <w:p w14:paraId="20303AEB" w14:textId="4B826395" w:rsidR="002F0A16" w:rsidRDefault="00146CD8" w:rsidP="002177CF">
      <w:pPr>
        <w:pStyle w:val="Heading2"/>
      </w:pPr>
      <w:r w:rsidRPr="00146CD8">
        <w:lastRenderedPageBreak/>
        <w:t>ENTITY RELATIONSHIP DIAGRAM</w:t>
      </w:r>
      <w:bookmarkEnd w:id="39"/>
      <w:bookmarkEnd w:id="40"/>
      <w:bookmarkEnd w:id="41"/>
    </w:p>
    <w:p w14:paraId="3EAF78A0" w14:textId="5E32E546" w:rsidR="00F95701" w:rsidRDefault="00994723" w:rsidP="002F0A16">
      <w:pPr>
        <w:pStyle w:val="ProjectBody"/>
      </w:pPr>
      <w:r>
        <w:rPr>
          <w:noProof/>
        </w:rPr>
        <w:drawing>
          <wp:inline distT="0" distB="0" distL="0" distR="0" wp14:anchorId="0B4B5B2B" wp14:editId="1C6302F1">
            <wp:extent cx="5503545" cy="8068310"/>
            <wp:effectExtent l="0" t="0" r="1905" b="8890"/>
            <wp:docPr id="2" name="Picture 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3545" cy="8068310"/>
                    </a:xfrm>
                    <a:prstGeom prst="rect">
                      <a:avLst/>
                    </a:prstGeom>
                    <a:noFill/>
                    <a:ln>
                      <a:noFill/>
                    </a:ln>
                  </pic:spPr>
                </pic:pic>
              </a:graphicData>
            </a:graphic>
          </wp:inline>
        </w:drawing>
      </w:r>
    </w:p>
    <w:p w14:paraId="522CF580" w14:textId="1D749931" w:rsidR="00D667C0" w:rsidRDefault="00D667C0" w:rsidP="002F0A16">
      <w:pPr>
        <w:pStyle w:val="ProjectBody"/>
      </w:pPr>
    </w:p>
    <w:p w14:paraId="12E3BAF7" w14:textId="77777777" w:rsidR="00696DB3" w:rsidRDefault="00696DB3" w:rsidP="002F0A16">
      <w:pPr>
        <w:pStyle w:val="ProjectBody"/>
      </w:pPr>
    </w:p>
    <w:p w14:paraId="66E3F68B" w14:textId="0196ECF8" w:rsidR="00777899" w:rsidRDefault="00777899" w:rsidP="002177CF">
      <w:pPr>
        <w:pStyle w:val="Heading2"/>
      </w:pPr>
      <w:bookmarkStart w:id="42" w:name="_Toc115214375"/>
      <w:bookmarkStart w:id="43" w:name="_Toc115216013"/>
      <w:r>
        <w:t>ERD to Relations</w:t>
      </w:r>
      <w:bookmarkEnd w:id="42"/>
      <w:bookmarkEnd w:id="43"/>
    </w:p>
    <w:p w14:paraId="4BB75AC5" w14:textId="41817540" w:rsidR="00F83E9F" w:rsidRDefault="00F83E9F" w:rsidP="002F0A16">
      <w:pPr>
        <w:pStyle w:val="ProjectBody"/>
      </w:pPr>
    </w:p>
    <w:p w14:paraId="533F48FC" w14:textId="2A290AF8" w:rsidR="00696DB3" w:rsidRDefault="00696DB3" w:rsidP="002F0A16">
      <w:pPr>
        <w:pStyle w:val="ProjectBody"/>
      </w:pPr>
      <w:r>
        <w:rPr>
          <w:noProof/>
        </w:rPr>
        <w:drawing>
          <wp:inline distT="0" distB="0" distL="0" distR="0" wp14:anchorId="656C9041" wp14:editId="5684D8E4">
            <wp:extent cx="5503545" cy="6741160"/>
            <wp:effectExtent l="0" t="0" r="1905" b="254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03545" cy="6741160"/>
                    </a:xfrm>
                    <a:prstGeom prst="rect">
                      <a:avLst/>
                    </a:prstGeom>
                    <a:noFill/>
                    <a:ln>
                      <a:noFill/>
                    </a:ln>
                  </pic:spPr>
                </pic:pic>
              </a:graphicData>
            </a:graphic>
          </wp:inline>
        </w:drawing>
      </w:r>
    </w:p>
    <w:p w14:paraId="3B557F16" w14:textId="41781393" w:rsidR="00F83E9F" w:rsidRDefault="00F83E9F" w:rsidP="002F0A16">
      <w:pPr>
        <w:pStyle w:val="ProjectBody"/>
      </w:pPr>
    </w:p>
    <w:p w14:paraId="3693D5A8" w14:textId="77777777" w:rsidR="00696DB3" w:rsidRDefault="00696DB3" w:rsidP="002F0A16">
      <w:pPr>
        <w:pStyle w:val="ProjectBody"/>
      </w:pPr>
    </w:p>
    <w:p w14:paraId="65D32714" w14:textId="64234065" w:rsidR="00777899" w:rsidRDefault="00777899" w:rsidP="002177CF">
      <w:pPr>
        <w:pStyle w:val="Heading2"/>
      </w:pPr>
      <w:bookmarkStart w:id="44" w:name="_Toc115214376"/>
      <w:bookmarkStart w:id="45" w:name="_Toc115216014"/>
      <w:r>
        <w:lastRenderedPageBreak/>
        <w:t>Normalization</w:t>
      </w:r>
      <w:bookmarkEnd w:id="44"/>
      <w:bookmarkEnd w:id="45"/>
    </w:p>
    <w:p w14:paraId="02EB4CB8" w14:textId="0167A367" w:rsidR="00F83E9F" w:rsidRDefault="00F83E9F"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0DD3BFB2" w14:textId="68F765E0" w:rsidR="00F83E9F" w:rsidRDefault="00F83E9F" w:rsidP="002F0A16">
      <w:pPr>
        <w:pStyle w:val="ProjectBody"/>
      </w:pPr>
    </w:p>
    <w:p w14:paraId="760C26B3" w14:textId="4B35A98C" w:rsidR="00167BFC" w:rsidRDefault="00167BFC" w:rsidP="002F0A16">
      <w:pPr>
        <w:pStyle w:val="ProjectBody"/>
      </w:pPr>
    </w:p>
    <w:p w14:paraId="64B637E6" w14:textId="4E31AF3B" w:rsidR="00167BFC" w:rsidRDefault="00167BFC" w:rsidP="002F0A16">
      <w:pPr>
        <w:pStyle w:val="ProjectBody"/>
      </w:pPr>
    </w:p>
    <w:p w14:paraId="631C3DFA" w14:textId="53B8EFEF" w:rsidR="00167BFC" w:rsidRDefault="00167BFC" w:rsidP="002F0A16">
      <w:pPr>
        <w:pStyle w:val="ProjectBody"/>
      </w:pPr>
    </w:p>
    <w:p w14:paraId="78D98AD9" w14:textId="6C346359" w:rsidR="00167BFC" w:rsidRDefault="00167BFC" w:rsidP="002F0A16">
      <w:pPr>
        <w:pStyle w:val="ProjectBody"/>
      </w:pPr>
    </w:p>
    <w:p w14:paraId="30D43136" w14:textId="0A68C486" w:rsidR="00167BFC" w:rsidRDefault="00167BFC" w:rsidP="002F0A16">
      <w:pPr>
        <w:pStyle w:val="ProjectBody"/>
      </w:pPr>
    </w:p>
    <w:p w14:paraId="70480944" w14:textId="3ABA1BBD" w:rsidR="00167BFC" w:rsidRDefault="00167BFC" w:rsidP="002F0A16">
      <w:pPr>
        <w:pStyle w:val="ProjectBody"/>
      </w:pPr>
    </w:p>
    <w:p w14:paraId="10C6E6D2" w14:textId="5AC5AD23" w:rsidR="00167BFC" w:rsidRDefault="00167BFC" w:rsidP="002F0A16">
      <w:pPr>
        <w:pStyle w:val="ProjectBody"/>
      </w:pPr>
    </w:p>
    <w:p w14:paraId="6C8FF05A" w14:textId="74FE9FDE" w:rsidR="00167BFC" w:rsidRDefault="00167BFC" w:rsidP="002F0A16">
      <w:pPr>
        <w:pStyle w:val="ProjectBody"/>
      </w:pPr>
    </w:p>
    <w:p w14:paraId="674803A7" w14:textId="06FA9166" w:rsidR="00167BFC" w:rsidRDefault="00167BFC" w:rsidP="002F0A16">
      <w:pPr>
        <w:pStyle w:val="ProjectBody"/>
      </w:pPr>
    </w:p>
    <w:p w14:paraId="55A8A136" w14:textId="73EC04BF" w:rsidR="00167BFC" w:rsidRDefault="00167BFC" w:rsidP="002F0A16">
      <w:pPr>
        <w:pStyle w:val="ProjectBody"/>
      </w:pPr>
    </w:p>
    <w:p w14:paraId="407F0CD9" w14:textId="5EDDCD31" w:rsidR="00167BFC" w:rsidRDefault="00167BFC" w:rsidP="002F0A16">
      <w:pPr>
        <w:pStyle w:val="ProjectBody"/>
      </w:pPr>
    </w:p>
    <w:p w14:paraId="7E15A6F7" w14:textId="6D7D36BC" w:rsidR="00167BFC" w:rsidRDefault="00167BFC" w:rsidP="002F0A16">
      <w:pPr>
        <w:pStyle w:val="ProjectBody"/>
      </w:pPr>
    </w:p>
    <w:p w14:paraId="77A9CB65" w14:textId="500F3C4B" w:rsidR="00167BFC" w:rsidRDefault="00167BFC" w:rsidP="002F0A16">
      <w:pPr>
        <w:pStyle w:val="ProjectBody"/>
      </w:pPr>
    </w:p>
    <w:p w14:paraId="7388F3B7" w14:textId="1892680C" w:rsidR="00167BFC" w:rsidRDefault="00167BFC" w:rsidP="002F0A16">
      <w:pPr>
        <w:pStyle w:val="ProjectBody"/>
      </w:pPr>
    </w:p>
    <w:p w14:paraId="43AE5193" w14:textId="3AD68D24" w:rsidR="00167BFC" w:rsidRDefault="00167BFC" w:rsidP="002F0A16">
      <w:pPr>
        <w:pStyle w:val="ProjectBody"/>
      </w:pPr>
    </w:p>
    <w:p w14:paraId="53F16C87" w14:textId="04F58C73" w:rsidR="00167BFC" w:rsidRDefault="00167BFC" w:rsidP="002F0A16">
      <w:pPr>
        <w:pStyle w:val="ProjectBody"/>
      </w:pPr>
    </w:p>
    <w:p w14:paraId="5B19C256" w14:textId="4E92B3BD" w:rsidR="00167BFC" w:rsidRDefault="00167BFC" w:rsidP="002F0A16">
      <w:pPr>
        <w:pStyle w:val="ProjectBody"/>
      </w:pPr>
    </w:p>
    <w:p w14:paraId="6D0648DA" w14:textId="77777777" w:rsidR="00167BFC" w:rsidRDefault="00167BFC" w:rsidP="002F0A16">
      <w:pPr>
        <w:pStyle w:val="ProjectBody"/>
      </w:pPr>
    </w:p>
    <w:p w14:paraId="19CC69A0" w14:textId="0AA59C0A" w:rsidR="00167BFC" w:rsidRDefault="00777899" w:rsidP="00E32F32">
      <w:pPr>
        <w:pStyle w:val="Heading2"/>
      </w:pPr>
      <w:bookmarkStart w:id="46" w:name="_Toc115214377"/>
      <w:bookmarkStart w:id="47" w:name="_Toc115216015"/>
      <w:r>
        <w:lastRenderedPageBreak/>
        <w:t>Data Dictionary</w:t>
      </w:r>
      <w:bookmarkEnd w:id="46"/>
      <w:bookmarkEnd w:id="47"/>
    </w:p>
    <w:p w14:paraId="0C68765B" w14:textId="73F504F7" w:rsidR="00AD14AF" w:rsidRPr="00AD14AF" w:rsidRDefault="00AD14AF" w:rsidP="00AD14AF">
      <w:pPr>
        <w:pStyle w:val="ProjectBody"/>
      </w:pPr>
      <w:r w:rsidRPr="00AD14AF">
        <w:t>School_T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AD14AF"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AD14AF" w:rsidRDefault="00AD14AF" w:rsidP="00AD14AF">
            <w:pPr>
              <w:pStyle w:val="ProjectBody"/>
            </w:pPr>
            <w:r w:rsidRPr="00AD14AF">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AD14AF" w:rsidRDefault="00AD14AF" w:rsidP="00AD14AF">
            <w:pPr>
              <w:pStyle w:val="ProjectBody"/>
            </w:pPr>
            <w:r w:rsidRPr="00AD14AF">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AD14AF" w:rsidRDefault="00AD14AF" w:rsidP="00AD14AF">
            <w:pPr>
              <w:pStyle w:val="ProjectBody"/>
            </w:pPr>
            <w:r w:rsidRPr="00AD14AF">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AD14AF" w:rsidRDefault="00AD14AF" w:rsidP="00AD14AF">
            <w:pPr>
              <w:pStyle w:val="ProjectBody"/>
            </w:pPr>
            <w:r w:rsidRPr="00AD14AF">
              <w:t>Remarks</w:t>
            </w:r>
          </w:p>
        </w:tc>
      </w:tr>
      <w:tr w:rsidR="00AD14AF" w:rsidRPr="00AD14AF"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AD14AF" w:rsidRDefault="00AD14AF" w:rsidP="00AD14AF">
            <w:pPr>
              <w:pStyle w:val="ProjectBody"/>
            </w:pPr>
            <w:r w:rsidRPr="00AD14AF">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AD14AF" w:rsidRDefault="00AD14AF" w:rsidP="00AD14AF">
            <w:pPr>
              <w:pStyle w:val="ProjectBody"/>
            </w:pPr>
            <w:r w:rsidRPr="00AD14AF">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77777777" w:rsidR="00AD14AF" w:rsidRPr="00AD14AF" w:rsidRDefault="00AD14AF" w:rsidP="00AD14AF">
            <w:pPr>
              <w:pStyle w:val="ProjectBody"/>
            </w:pPr>
            <w:r w:rsidRPr="00AD14AF">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AD14AF" w:rsidRDefault="00AD14AF" w:rsidP="00AD14AF">
            <w:pPr>
              <w:pStyle w:val="ProjectBody"/>
            </w:pPr>
            <w:r w:rsidRPr="00AD14AF">
              <w:t xml:space="preserve">This is the primary key of School.  </w:t>
            </w:r>
            <w:r w:rsidRPr="00AD14AF">
              <w:t>E.g.</w:t>
            </w:r>
            <w:r w:rsidRPr="00AD14AF">
              <w:t>: “SETS”</w:t>
            </w:r>
          </w:p>
        </w:tc>
      </w:tr>
      <w:tr w:rsidR="00AD14AF" w:rsidRPr="00AD14AF"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AD14AF" w:rsidRDefault="00AD14AF" w:rsidP="00AD14AF">
            <w:pPr>
              <w:pStyle w:val="ProjectBody"/>
            </w:pPr>
            <w:r w:rsidRPr="00AD14AF">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AD14AF" w:rsidRDefault="00AD14AF" w:rsidP="00AD14AF">
            <w:pPr>
              <w:pStyle w:val="ProjectBody"/>
            </w:pPr>
            <w:r w:rsidRPr="00AD14AF">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7777777" w:rsidR="00AD14AF" w:rsidRPr="00AD14AF" w:rsidRDefault="00AD14AF" w:rsidP="00AD14AF">
            <w:pPr>
              <w:pStyle w:val="ProjectBody"/>
            </w:pPr>
            <w:r w:rsidRPr="00AD14AF">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AD14AF" w:rsidRDefault="00AD14AF" w:rsidP="00AD14AF">
            <w:pPr>
              <w:pStyle w:val="ProjectBody"/>
            </w:pPr>
            <w:r w:rsidRPr="00AD14AF">
              <w:t xml:space="preserve">This is the name of the </w:t>
            </w:r>
            <w:r w:rsidRPr="00AD14AF">
              <w:t>school</w:t>
            </w:r>
            <w:r w:rsidRPr="00AD14AF">
              <w:t>.  </w:t>
            </w:r>
          </w:p>
          <w:p w14:paraId="235BB24C" w14:textId="58EBDB43" w:rsidR="00AD14AF" w:rsidRPr="00AD14AF" w:rsidRDefault="00AD14AF" w:rsidP="00AD14AF">
            <w:pPr>
              <w:pStyle w:val="ProjectBody"/>
            </w:pPr>
            <w:r w:rsidRPr="00AD14AF">
              <w:t>E.g.</w:t>
            </w:r>
            <w:r w:rsidRPr="00AD14AF">
              <w:t xml:space="preserve">: “School of Engineering, </w:t>
            </w:r>
            <w:r w:rsidRPr="00AD14AF">
              <w:t>Technology &amp;</w:t>
            </w:r>
            <w:r w:rsidRPr="00AD14AF">
              <w:t xml:space="preserve"> Science”.</w:t>
            </w:r>
          </w:p>
        </w:tc>
      </w:tr>
    </w:tbl>
    <w:p w14:paraId="4E74D7EF" w14:textId="77777777" w:rsidR="00167BFC" w:rsidRDefault="00167BFC" w:rsidP="00AD14AF">
      <w:pPr>
        <w:jc w:val="both"/>
      </w:pPr>
    </w:p>
    <w:p w14:paraId="711F65CF" w14:textId="3F44D38F" w:rsidR="00AD14AF" w:rsidRPr="00AD14AF" w:rsidRDefault="00AD14AF" w:rsidP="00AD14AF">
      <w:pPr>
        <w:jc w:val="both"/>
      </w:pPr>
      <w:r w:rsidRPr="00AD14AF">
        <w:t>Program_T</w:t>
      </w:r>
    </w:p>
    <w:tbl>
      <w:tblPr>
        <w:tblW w:w="0" w:type="auto"/>
        <w:tblCellMar>
          <w:top w:w="15" w:type="dxa"/>
          <w:left w:w="15" w:type="dxa"/>
          <w:bottom w:w="15" w:type="dxa"/>
          <w:right w:w="15" w:type="dxa"/>
        </w:tblCellMar>
        <w:tblLook w:val="04A0" w:firstRow="1" w:lastRow="0" w:firstColumn="1" w:lastColumn="0" w:noHBand="0" w:noVBand="1"/>
      </w:tblPr>
      <w:tblGrid>
        <w:gridCol w:w="1594"/>
        <w:gridCol w:w="1147"/>
        <w:gridCol w:w="598"/>
        <w:gridCol w:w="5308"/>
      </w:tblGrid>
      <w:tr w:rsidR="00AD14AF" w:rsidRPr="00AD14AF"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AD14AF" w:rsidRDefault="00AD14AF" w:rsidP="00AD14AF">
            <w:pPr>
              <w:jc w:val="both"/>
            </w:pPr>
            <w:r w:rsidRPr="00AD14AF">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AD14AF" w:rsidRDefault="00AD14AF" w:rsidP="00AD14AF">
            <w:pPr>
              <w:jc w:val="both"/>
            </w:pPr>
            <w:r w:rsidRPr="00AD14AF">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AD14AF" w:rsidRDefault="00AD14AF" w:rsidP="00AD14AF">
            <w:pPr>
              <w:jc w:val="both"/>
            </w:pPr>
            <w:r w:rsidRPr="00AD14AF">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AD14AF" w:rsidRDefault="00AD14AF" w:rsidP="00AD14AF">
            <w:pPr>
              <w:jc w:val="both"/>
            </w:pPr>
            <w:r w:rsidRPr="00AD14AF">
              <w:t>Remarks</w:t>
            </w:r>
          </w:p>
        </w:tc>
      </w:tr>
      <w:tr w:rsidR="00AD14AF" w:rsidRPr="00AD14AF"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AD14AF" w:rsidRDefault="00AD14AF" w:rsidP="00AD14AF">
            <w:pPr>
              <w:jc w:val="both"/>
            </w:pPr>
            <w:r w:rsidRPr="00AD14AF">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77777777" w:rsidR="00AD14AF" w:rsidRPr="00AD14AF" w:rsidRDefault="00AD14AF" w:rsidP="00AD14AF">
            <w:pPr>
              <w:jc w:val="both"/>
            </w:pPr>
            <w:r w:rsidRPr="00AD14AF">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777777" w:rsidR="00AD14AF" w:rsidRPr="00AD14AF" w:rsidRDefault="00AD14AF" w:rsidP="00AD14AF">
            <w:pPr>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627A4682" w:rsidR="00AD14AF" w:rsidRPr="00AD14AF" w:rsidRDefault="00AD14AF" w:rsidP="00AD14AF">
            <w:pPr>
              <w:jc w:val="both"/>
            </w:pPr>
            <w:r w:rsidRPr="00AD14AF">
              <w:t xml:space="preserve">This is the primary key for a program. </w:t>
            </w:r>
            <w:r w:rsidRPr="00AD14AF">
              <w:t>E.g.</w:t>
            </w:r>
            <w:r w:rsidRPr="00AD14AF">
              <w:t>: “1”</w:t>
            </w:r>
          </w:p>
        </w:tc>
      </w:tr>
      <w:tr w:rsidR="00AD14AF" w:rsidRPr="00AD14AF"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AD14AF" w:rsidRDefault="00AD14AF" w:rsidP="00AD14AF">
            <w:pPr>
              <w:jc w:val="both"/>
            </w:pPr>
            <w:r w:rsidRPr="00AD14AF">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AD14AF" w:rsidRDefault="00AD14AF" w:rsidP="00AD14AF">
            <w:pPr>
              <w:jc w:val="both"/>
            </w:pPr>
            <w:r w:rsidRPr="00AD14AF">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77777777" w:rsidR="00AD14AF" w:rsidRPr="00AD14AF" w:rsidRDefault="00AD14AF" w:rsidP="00AD14AF">
            <w:pPr>
              <w:jc w:val="both"/>
            </w:pPr>
            <w:r w:rsidRPr="00AD14AF">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AD14AF" w:rsidRDefault="00AD14AF" w:rsidP="00AD14AF">
            <w:pPr>
              <w:jc w:val="both"/>
            </w:pPr>
            <w:r w:rsidRPr="00AD14AF">
              <w:t xml:space="preserve">This is the name of the program.  </w:t>
            </w:r>
            <w:r w:rsidRPr="00AD14AF">
              <w:t>E.g.</w:t>
            </w:r>
            <w:r w:rsidRPr="00AD14AF">
              <w:t>: “Bachelor of Science”</w:t>
            </w:r>
          </w:p>
        </w:tc>
      </w:tr>
    </w:tbl>
    <w:p w14:paraId="21F2CE89" w14:textId="77777777" w:rsidR="00167BFC" w:rsidRDefault="00167BFC" w:rsidP="00AD14AF">
      <w:pPr>
        <w:jc w:val="both"/>
      </w:pPr>
    </w:p>
    <w:p w14:paraId="633E1980" w14:textId="0D257FA7" w:rsidR="00AD14AF" w:rsidRPr="00AD14AF" w:rsidRDefault="00AD14AF" w:rsidP="00AD14AF">
      <w:pPr>
        <w:jc w:val="both"/>
      </w:pPr>
      <w:r w:rsidRPr="00AD14AF">
        <w:t>Department_T </w:t>
      </w:r>
    </w:p>
    <w:tbl>
      <w:tblPr>
        <w:tblW w:w="0" w:type="auto"/>
        <w:tblCellMar>
          <w:top w:w="15" w:type="dxa"/>
          <w:left w:w="15" w:type="dxa"/>
          <w:bottom w:w="15" w:type="dxa"/>
          <w:right w:w="15" w:type="dxa"/>
        </w:tblCellMar>
        <w:tblLook w:val="04A0" w:firstRow="1" w:lastRow="0" w:firstColumn="1" w:lastColumn="0" w:noHBand="0" w:noVBand="1"/>
      </w:tblPr>
      <w:tblGrid>
        <w:gridCol w:w="1917"/>
        <w:gridCol w:w="1140"/>
        <w:gridCol w:w="598"/>
        <w:gridCol w:w="4992"/>
      </w:tblGrid>
      <w:tr w:rsidR="00AD14AF" w:rsidRPr="00AD14AF" w14:paraId="7152516B"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AD14AF" w:rsidRDefault="00AD14AF" w:rsidP="00AD14AF">
            <w:pPr>
              <w:jc w:val="both"/>
            </w:pPr>
            <w:r w:rsidRPr="00AD14AF">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AD14AF" w:rsidRDefault="00AD14AF" w:rsidP="00AD14AF">
            <w:pPr>
              <w:jc w:val="both"/>
            </w:pPr>
            <w:r w:rsidRPr="00AD14AF">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AD14AF" w:rsidRDefault="00AD14AF" w:rsidP="00AD14AF">
            <w:pPr>
              <w:jc w:val="both"/>
            </w:pPr>
            <w:r w:rsidRPr="00AD14AF">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AD14AF" w:rsidRDefault="00AD14AF" w:rsidP="00AD14AF">
            <w:pPr>
              <w:jc w:val="both"/>
            </w:pPr>
            <w:r w:rsidRPr="00AD14AF">
              <w:t>Remarks</w:t>
            </w:r>
          </w:p>
        </w:tc>
      </w:tr>
      <w:tr w:rsidR="00AD14AF" w:rsidRPr="00AD14AF" w14:paraId="47B03A63" w14:textId="77777777" w:rsidTr="00167BFC">
        <w:trPr>
          <w:trHeight w:val="1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AD14AF" w:rsidRDefault="00AD14AF" w:rsidP="00AD14AF">
            <w:pPr>
              <w:jc w:val="both"/>
            </w:pPr>
            <w:r w:rsidRPr="00AD14AF">
              <w:t>cDepartmentID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AD14AF" w:rsidRDefault="00AD14AF" w:rsidP="00AD14AF">
            <w:pPr>
              <w:jc w:val="both"/>
            </w:pPr>
            <w:r w:rsidRPr="00AD14AF">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77777777" w:rsidR="00AD14AF" w:rsidRPr="00AD14AF" w:rsidRDefault="00AD14AF" w:rsidP="00AD14AF">
            <w:pPr>
              <w:jc w:val="both"/>
            </w:pPr>
            <w:r w:rsidRPr="00AD14AF">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AD14AF" w:rsidRDefault="00AD14AF" w:rsidP="00AD14AF">
            <w:pPr>
              <w:jc w:val="both"/>
            </w:pPr>
            <w:r w:rsidRPr="00AD14AF">
              <w:t>This is the primary key for the  </w:t>
            </w:r>
          </w:p>
          <w:p w14:paraId="2DCF780C" w14:textId="77777777" w:rsidR="00AD14AF" w:rsidRPr="00AD14AF" w:rsidRDefault="00AD14AF" w:rsidP="00AD14AF">
            <w:pPr>
              <w:jc w:val="both"/>
            </w:pPr>
            <w:r w:rsidRPr="00AD14AF">
              <w:t>Department table.  </w:t>
            </w:r>
          </w:p>
          <w:p w14:paraId="0B3D3F40" w14:textId="60F38573" w:rsidR="00AD14AF" w:rsidRPr="00AD14AF" w:rsidRDefault="009140ED" w:rsidP="00AD14AF">
            <w:pPr>
              <w:jc w:val="both"/>
            </w:pPr>
            <w:r w:rsidRPr="00AD14AF">
              <w:t>E.g.</w:t>
            </w:r>
            <w:r w:rsidR="00AD14AF" w:rsidRPr="00AD14AF">
              <w:t>: “CSE”</w:t>
            </w:r>
          </w:p>
        </w:tc>
      </w:tr>
      <w:tr w:rsidR="00AD14AF" w:rsidRPr="00AD14AF" w14:paraId="36F90D64" w14:textId="77777777" w:rsidTr="00AD14A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AD14AF" w:rsidRDefault="00AD14AF" w:rsidP="00AD14AF">
            <w:pPr>
              <w:jc w:val="both"/>
            </w:pPr>
            <w:r w:rsidRPr="00AD14AF">
              <w:t xml:space="preserve">cDepartmentName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AD14AF" w:rsidRDefault="009140ED" w:rsidP="00AD14AF">
            <w:pPr>
              <w:jc w:val="both"/>
            </w:pPr>
            <w:r w:rsidRPr="00AD14AF">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77777777" w:rsidR="00AD14AF" w:rsidRPr="00AD14AF" w:rsidRDefault="00AD14AF" w:rsidP="00AD14AF">
            <w:pPr>
              <w:jc w:val="both"/>
            </w:pPr>
            <w:r w:rsidRPr="00AD14AF">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AD14AF" w:rsidRDefault="00AD14AF" w:rsidP="00AD14AF">
            <w:pPr>
              <w:jc w:val="both"/>
            </w:pPr>
            <w:r w:rsidRPr="00AD14AF">
              <w:t xml:space="preserve">This is the name of the department.  </w:t>
            </w:r>
            <w:r w:rsidR="009140ED" w:rsidRPr="00AD14AF">
              <w:t>E.g.</w:t>
            </w:r>
            <w:r w:rsidRPr="00AD14AF">
              <w:t>: “Computer Science and Engineering”.</w:t>
            </w:r>
          </w:p>
        </w:tc>
      </w:tr>
      <w:tr w:rsidR="00AD14AF" w:rsidRPr="00AD14AF" w14:paraId="6A79CEC2" w14:textId="77777777" w:rsidTr="00167BFC">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AD14AF" w:rsidRDefault="00AD14AF" w:rsidP="00AD14AF">
            <w:pPr>
              <w:jc w:val="both"/>
            </w:pPr>
            <w:r w:rsidRPr="00AD14AF">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AD14AF" w:rsidRDefault="00AD14AF" w:rsidP="00AD14AF">
            <w:pPr>
              <w:jc w:val="both"/>
            </w:pPr>
            <w:r w:rsidRPr="00AD14AF">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7777777" w:rsidR="00AD14AF" w:rsidRPr="00AD14AF" w:rsidRDefault="00AD14AF" w:rsidP="00AD14AF">
            <w:pPr>
              <w:jc w:val="both"/>
            </w:pPr>
            <w:r w:rsidRPr="00AD14AF">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AD14AF" w:rsidRDefault="00AD14AF" w:rsidP="00AD14AF">
            <w:pPr>
              <w:jc w:val="both"/>
            </w:pPr>
            <w:r w:rsidRPr="00AD14AF">
              <w:t xml:space="preserve">This is a foreign key from the </w:t>
            </w:r>
            <w:r w:rsidR="009140ED" w:rsidRPr="00AD14AF">
              <w:t>school table</w:t>
            </w:r>
            <w:r w:rsidRPr="00AD14AF">
              <w:t>.  </w:t>
            </w:r>
          </w:p>
          <w:p w14:paraId="03443389" w14:textId="0A7726FF" w:rsidR="00AD14AF" w:rsidRPr="00AD14AF" w:rsidRDefault="009140ED" w:rsidP="00AD14AF">
            <w:pPr>
              <w:jc w:val="both"/>
            </w:pPr>
            <w:r w:rsidRPr="00AD14AF">
              <w:t>E.g.</w:t>
            </w:r>
            <w:r w:rsidR="00AD14AF" w:rsidRPr="00AD14AF">
              <w:t>: “SETS”.</w:t>
            </w:r>
          </w:p>
        </w:tc>
      </w:tr>
    </w:tbl>
    <w:p w14:paraId="22472C90" w14:textId="77777777" w:rsidR="00167BFC" w:rsidRPr="00167BFC" w:rsidRDefault="00167BFC" w:rsidP="00167BFC">
      <w:pPr>
        <w:jc w:val="both"/>
        <w:rPr>
          <w:rFonts w:ascii="Times New Roman" w:eastAsiaTheme="majorEastAsia" w:hAnsi="Times New Roman" w:cstheme="majorBidi"/>
          <w:spacing w:val="-10"/>
          <w:kern w:val="28"/>
          <w:sz w:val="24"/>
          <w:szCs w:val="18"/>
        </w:rPr>
      </w:pPr>
    </w:p>
    <w:p w14:paraId="1F854B22"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lastRenderedPageBreak/>
        <w:t>CO_T </w:t>
      </w:r>
    </w:p>
    <w:tbl>
      <w:tblPr>
        <w:tblW w:w="0" w:type="auto"/>
        <w:tblCellMar>
          <w:top w:w="15" w:type="dxa"/>
          <w:left w:w="15" w:type="dxa"/>
          <w:bottom w:w="15" w:type="dxa"/>
          <w:right w:w="15" w:type="dxa"/>
        </w:tblCellMar>
        <w:tblLook w:val="04A0" w:firstRow="1" w:lastRow="0" w:firstColumn="1" w:lastColumn="0" w:noHBand="0" w:noVBand="1"/>
      </w:tblPr>
      <w:tblGrid>
        <w:gridCol w:w="1124"/>
        <w:gridCol w:w="1354"/>
        <w:gridCol w:w="624"/>
        <w:gridCol w:w="3740"/>
      </w:tblGrid>
      <w:tr w:rsidR="00167BFC" w:rsidRPr="00167BFC" w14:paraId="7DF5ABD7" w14:textId="77777777" w:rsidTr="00167BFC">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Remarks</w:t>
            </w:r>
          </w:p>
        </w:tc>
      </w:tr>
      <w:tr w:rsidR="00167BFC" w:rsidRPr="00167BFC" w14:paraId="4F6F7602" w14:textId="77777777" w:rsidTr="00167BFC">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cCOID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This is the primary key for the CO table. </w:t>
            </w:r>
          </w:p>
          <w:p w14:paraId="7489397D" w14:textId="2E73576A"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E.g.</w:t>
            </w:r>
            <w:r w:rsidRPr="00167BFC">
              <w:rPr>
                <w:rFonts w:ascii="Times New Roman" w:eastAsiaTheme="majorEastAsia" w:hAnsi="Times New Roman" w:cstheme="majorBidi"/>
                <w:spacing w:val="-10"/>
                <w:kern w:val="28"/>
                <w:sz w:val="24"/>
                <w:szCs w:val="18"/>
              </w:rPr>
              <w:t>: “CO1”.</w:t>
            </w:r>
          </w:p>
        </w:tc>
      </w:tr>
      <w:tr w:rsidR="00167BFC" w:rsidRPr="00167BFC" w14:paraId="3B75C1E9" w14:textId="77777777" w:rsidTr="00167BFC">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nCONum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167BFC" w:rsidRDefault="00167BFC" w:rsidP="00167BFC">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763A6"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This is the CO number.  </w:t>
            </w:r>
          </w:p>
          <w:p w14:paraId="0CC6A35C" w14:textId="7EFA5EF9"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E.g.</w:t>
            </w:r>
            <w:r w:rsidRPr="00167BFC">
              <w:rPr>
                <w:rFonts w:ascii="Times New Roman" w:eastAsiaTheme="majorEastAsia" w:hAnsi="Times New Roman" w:cstheme="majorBidi"/>
                <w:spacing w:val="-10"/>
                <w:kern w:val="28"/>
                <w:sz w:val="24"/>
                <w:szCs w:val="18"/>
              </w:rPr>
              <w:t>: 1,2 etc.</w:t>
            </w:r>
          </w:p>
        </w:tc>
      </w:tr>
    </w:tbl>
    <w:p w14:paraId="072EC554" w14:textId="4015EDA1" w:rsidR="00167BFC" w:rsidRDefault="00167BFC" w:rsidP="009140ED">
      <w:pPr>
        <w:jc w:val="both"/>
        <w:rPr>
          <w:rFonts w:ascii="Times New Roman" w:eastAsiaTheme="majorEastAsia" w:hAnsi="Times New Roman" w:cstheme="majorBidi"/>
          <w:spacing w:val="-10"/>
          <w:kern w:val="28"/>
          <w:sz w:val="24"/>
          <w:szCs w:val="18"/>
        </w:rPr>
      </w:pPr>
    </w:p>
    <w:p w14:paraId="03F2CE49" w14:textId="77777777" w:rsidR="00E32F32" w:rsidRDefault="00E32F32" w:rsidP="00167BFC">
      <w:pPr>
        <w:jc w:val="both"/>
        <w:rPr>
          <w:rFonts w:ascii="Times New Roman" w:eastAsiaTheme="majorEastAsia" w:hAnsi="Times New Roman" w:cstheme="majorBidi"/>
          <w:spacing w:val="-10"/>
          <w:kern w:val="28"/>
          <w:sz w:val="24"/>
          <w:szCs w:val="18"/>
        </w:rPr>
      </w:pPr>
    </w:p>
    <w:p w14:paraId="1DAD4E9B" w14:textId="1D41E4CA"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PLO_T </w:t>
      </w:r>
    </w:p>
    <w:tbl>
      <w:tblPr>
        <w:tblW w:w="0" w:type="auto"/>
        <w:tblCellMar>
          <w:top w:w="15" w:type="dxa"/>
          <w:left w:w="15" w:type="dxa"/>
          <w:bottom w:w="15" w:type="dxa"/>
          <w:right w:w="15" w:type="dxa"/>
        </w:tblCellMar>
        <w:tblLook w:val="04A0" w:firstRow="1" w:lastRow="0" w:firstColumn="1" w:lastColumn="0" w:noHBand="0" w:noVBand="1"/>
      </w:tblPr>
      <w:tblGrid>
        <w:gridCol w:w="1234"/>
        <w:gridCol w:w="1354"/>
        <w:gridCol w:w="624"/>
        <w:gridCol w:w="5435"/>
      </w:tblGrid>
      <w:tr w:rsidR="00167BFC" w:rsidRPr="00167BFC" w14:paraId="548A4FF3" w14:textId="77777777" w:rsidTr="00167BFC">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Remarks</w:t>
            </w:r>
          </w:p>
        </w:tc>
      </w:tr>
      <w:tr w:rsidR="00167BFC" w:rsidRPr="00167BFC" w14:paraId="522FAC0F" w14:textId="77777777" w:rsidTr="00167BFC">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cPLOID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 xml:space="preserve">This is the primary key for Program </w:t>
            </w:r>
            <w:r w:rsidR="00E32F32" w:rsidRPr="00167BFC">
              <w:rPr>
                <w:rFonts w:ascii="Times New Roman" w:eastAsiaTheme="majorEastAsia" w:hAnsi="Times New Roman" w:cstheme="majorBidi"/>
                <w:spacing w:val="-10"/>
                <w:kern w:val="28"/>
                <w:sz w:val="24"/>
                <w:szCs w:val="18"/>
              </w:rPr>
              <w:t>Learning Outcome</w:t>
            </w:r>
            <w:r w:rsidRPr="00167BFC">
              <w:rPr>
                <w:rFonts w:ascii="Times New Roman" w:eastAsiaTheme="majorEastAsia" w:hAnsi="Times New Roman" w:cstheme="majorBidi"/>
                <w:spacing w:val="-10"/>
                <w:kern w:val="28"/>
                <w:sz w:val="24"/>
                <w:szCs w:val="18"/>
              </w:rPr>
              <w:t>.  </w:t>
            </w:r>
          </w:p>
          <w:p w14:paraId="6A51762E" w14:textId="21042AA0" w:rsidR="00167BFC" w:rsidRPr="00167BFC" w:rsidRDefault="00E32F32"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E.g.</w:t>
            </w:r>
            <w:r w:rsidR="00167BFC" w:rsidRPr="00167BFC">
              <w:rPr>
                <w:rFonts w:ascii="Times New Roman" w:eastAsiaTheme="majorEastAsia" w:hAnsi="Times New Roman" w:cstheme="majorBidi"/>
                <w:spacing w:val="-10"/>
                <w:kern w:val="28"/>
                <w:sz w:val="24"/>
                <w:szCs w:val="18"/>
              </w:rPr>
              <w:t>: “PLO1”</w:t>
            </w:r>
          </w:p>
        </w:tc>
      </w:tr>
      <w:tr w:rsidR="00167BFC" w:rsidRPr="00167BFC" w14:paraId="29ED8953" w14:textId="77777777" w:rsidTr="00167BFC">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nPLONum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167BFC" w:rsidRDefault="00167BFC" w:rsidP="00167BFC">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 xml:space="preserve">This is the PLO number. </w:t>
            </w:r>
            <w:r w:rsidR="00E32F32" w:rsidRPr="00167BFC">
              <w:rPr>
                <w:rFonts w:ascii="Times New Roman" w:eastAsiaTheme="majorEastAsia" w:hAnsi="Times New Roman" w:cstheme="majorBidi"/>
                <w:spacing w:val="-10"/>
                <w:kern w:val="28"/>
                <w:sz w:val="24"/>
                <w:szCs w:val="18"/>
              </w:rPr>
              <w:t>E.g.</w:t>
            </w:r>
            <w:r w:rsidRPr="00167BFC">
              <w:rPr>
                <w:rFonts w:ascii="Times New Roman" w:eastAsiaTheme="majorEastAsia" w:hAnsi="Times New Roman" w:cstheme="majorBidi"/>
                <w:spacing w:val="-10"/>
                <w:kern w:val="28"/>
                <w:sz w:val="24"/>
                <w:szCs w:val="18"/>
              </w:rPr>
              <w:t>: “1”</w:t>
            </w:r>
          </w:p>
        </w:tc>
      </w:tr>
      <w:tr w:rsidR="00167BFC" w:rsidRPr="00167BFC"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cDetails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77777777"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50 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167BFC" w:rsidRDefault="00167BFC" w:rsidP="00167BFC">
            <w:pPr>
              <w:jc w:val="both"/>
              <w:rPr>
                <w:rFonts w:ascii="Times New Roman" w:eastAsiaTheme="majorEastAsia" w:hAnsi="Times New Roman" w:cstheme="majorBidi"/>
                <w:spacing w:val="-10"/>
                <w:kern w:val="28"/>
                <w:sz w:val="24"/>
                <w:szCs w:val="18"/>
              </w:rPr>
            </w:pPr>
            <w:r w:rsidRPr="00167BFC">
              <w:rPr>
                <w:rFonts w:ascii="Times New Roman" w:eastAsiaTheme="majorEastAsia" w:hAnsi="Times New Roman" w:cstheme="majorBidi"/>
                <w:spacing w:val="-10"/>
                <w:kern w:val="28"/>
                <w:sz w:val="24"/>
                <w:szCs w:val="18"/>
              </w:rPr>
              <w:t xml:space="preserve">This is the details for Program Learning Outcome. </w:t>
            </w:r>
            <w:r w:rsidR="00E32F32" w:rsidRPr="00167BFC">
              <w:rPr>
                <w:rFonts w:ascii="Times New Roman" w:eastAsiaTheme="majorEastAsia" w:hAnsi="Times New Roman" w:cstheme="majorBidi"/>
                <w:spacing w:val="-10"/>
                <w:kern w:val="28"/>
                <w:sz w:val="24"/>
                <w:szCs w:val="18"/>
              </w:rPr>
              <w:t>E.g.</w:t>
            </w:r>
            <w:r w:rsidRPr="00167BFC">
              <w:rPr>
                <w:rFonts w:ascii="Times New Roman" w:eastAsiaTheme="majorEastAsia" w:hAnsi="Times New Roman" w:cstheme="majorBidi"/>
                <w:spacing w:val="-10"/>
                <w:kern w:val="28"/>
                <w:sz w:val="24"/>
                <w:szCs w:val="18"/>
              </w:rPr>
              <w:t xml:space="preserve">: “An ability to select and apply the </w:t>
            </w:r>
            <w:r w:rsidR="00E32F32" w:rsidRPr="00167BFC">
              <w:rPr>
                <w:rFonts w:ascii="Times New Roman" w:eastAsiaTheme="majorEastAsia" w:hAnsi="Times New Roman" w:cstheme="majorBidi"/>
                <w:spacing w:val="-10"/>
                <w:kern w:val="28"/>
                <w:sz w:val="24"/>
                <w:szCs w:val="18"/>
              </w:rPr>
              <w:t>knowledge, technique</w:t>
            </w:r>
            <w:r w:rsidRPr="00167BFC">
              <w:rPr>
                <w:rFonts w:ascii="Times New Roman" w:eastAsiaTheme="majorEastAsia" w:hAnsi="Times New Roman" w:cstheme="majorBidi"/>
                <w:spacing w:val="-10"/>
                <w:kern w:val="28"/>
                <w:sz w:val="24"/>
                <w:szCs w:val="18"/>
              </w:rPr>
              <w:t xml:space="preserve">, skills and modern tools of </w:t>
            </w:r>
            <w:r w:rsidR="00E32F32" w:rsidRPr="00167BFC">
              <w:rPr>
                <w:rFonts w:ascii="Times New Roman" w:eastAsiaTheme="majorEastAsia" w:hAnsi="Times New Roman" w:cstheme="majorBidi"/>
                <w:spacing w:val="-10"/>
                <w:kern w:val="28"/>
                <w:sz w:val="24"/>
                <w:szCs w:val="18"/>
              </w:rPr>
              <w:t>the computer</w:t>
            </w:r>
            <w:r w:rsidRPr="00167BFC">
              <w:rPr>
                <w:rFonts w:ascii="Times New Roman" w:eastAsiaTheme="majorEastAsia" w:hAnsi="Times New Roman" w:cstheme="majorBidi"/>
                <w:spacing w:val="-10"/>
                <w:kern w:val="28"/>
                <w:sz w:val="24"/>
                <w:szCs w:val="18"/>
              </w:rPr>
              <w:t xml:space="preserve"> science and engineering </w:t>
            </w:r>
            <w:r w:rsidR="00E32F32" w:rsidRPr="00167BFC">
              <w:rPr>
                <w:rFonts w:ascii="Times New Roman" w:eastAsiaTheme="majorEastAsia" w:hAnsi="Times New Roman" w:cstheme="majorBidi"/>
                <w:spacing w:val="-10"/>
                <w:kern w:val="28"/>
                <w:sz w:val="24"/>
                <w:szCs w:val="18"/>
              </w:rPr>
              <w:t>discipline”</w:t>
            </w:r>
          </w:p>
        </w:tc>
      </w:tr>
    </w:tbl>
    <w:p w14:paraId="5A2D0CA4" w14:textId="77777777" w:rsidR="009140ED" w:rsidRDefault="009140ED" w:rsidP="009140ED">
      <w:pPr>
        <w:jc w:val="both"/>
        <w:rPr>
          <w:rFonts w:ascii="Times New Roman" w:eastAsiaTheme="majorEastAsia" w:hAnsi="Times New Roman" w:cstheme="majorBidi"/>
          <w:spacing w:val="-10"/>
          <w:kern w:val="28"/>
          <w:sz w:val="24"/>
          <w:szCs w:val="18"/>
        </w:rPr>
      </w:pPr>
    </w:p>
    <w:p w14:paraId="091DDF8C" w14:textId="6E0066C2" w:rsidR="009140ED" w:rsidRDefault="009140ED" w:rsidP="009140ED">
      <w:pPr>
        <w:jc w:val="both"/>
        <w:rPr>
          <w:rFonts w:ascii="Times New Roman" w:eastAsiaTheme="majorEastAsia" w:hAnsi="Times New Roman" w:cstheme="majorBidi"/>
          <w:spacing w:val="-10"/>
          <w:kern w:val="28"/>
          <w:sz w:val="24"/>
          <w:szCs w:val="18"/>
        </w:rPr>
      </w:pPr>
    </w:p>
    <w:p w14:paraId="6C9F3F86"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1710"/>
        <w:gridCol w:w="1217"/>
        <w:gridCol w:w="624"/>
        <w:gridCol w:w="4866"/>
      </w:tblGrid>
      <w:tr w:rsidR="00E32F32" w:rsidRPr="00E32F32" w14:paraId="79DFBA3E" w14:textId="77777777" w:rsidTr="00E32F32">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Remarks</w:t>
            </w:r>
          </w:p>
        </w:tc>
      </w:tr>
      <w:tr w:rsidR="00E32F32" w:rsidRPr="00E32F32" w14:paraId="5D0AC56A"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E32F32" w:rsidRDefault="00E32F32" w:rsidP="00E32F32">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This is the Primary Key for Enrollment.</w:t>
            </w:r>
          </w:p>
        </w:tc>
      </w:tr>
      <w:tr w:rsidR="00E32F32" w:rsidRPr="00E32F32" w14:paraId="00DC2662"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E32F32" w:rsidRDefault="00E32F32" w:rsidP="00E32F32">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obtained marks of the student.  </w:t>
            </w: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“24.5”</w:t>
            </w:r>
          </w:p>
        </w:tc>
      </w:tr>
    </w:tbl>
    <w:p w14:paraId="3E3BD59F" w14:textId="187EFEB8" w:rsidR="00167BFC" w:rsidRDefault="00167BFC" w:rsidP="009140ED">
      <w:pPr>
        <w:jc w:val="both"/>
        <w:rPr>
          <w:rFonts w:ascii="Times New Roman" w:eastAsiaTheme="majorEastAsia" w:hAnsi="Times New Roman" w:cstheme="majorBidi"/>
          <w:spacing w:val="-10"/>
          <w:kern w:val="28"/>
          <w:sz w:val="24"/>
          <w:szCs w:val="18"/>
        </w:rPr>
      </w:pPr>
    </w:p>
    <w:p w14:paraId="5AFE9708" w14:textId="77777777" w:rsidR="00167BFC" w:rsidRDefault="00167BFC" w:rsidP="009140ED">
      <w:pPr>
        <w:jc w:val="both"/>
        <w:rPr>
          <w:rFonts w:ascii="Times New Roman" w:eastAsiaTheme="majorEastAsia" w:hAnsi="Times New Roman" w:cstheme="majorBidi"/>
          <w:spacing w:val="-10"/>
          <w:kern w:val="28"/>
          <w:sz w:val="24"/>
          <w:szCs w:val="18"/>
        </w:rPr>
      </w:pPr>
    </w:p>
    <w:p w14:paraId="10E0DB18" w14:textId="77777777" w:rsidR="00E32F32" w:rsidRDefault="00E32F32" w:rsidP="009140ED">
      <w:pPr>
        <w:jc w:val="both"/>
        <w:rPr>
          <w:rFonts w:ascii="Times New Roman" w:eastAsiaTheme="majorEastAsia" w:hAnsi="Times New Roman" w:cstheme="majorBidi"/>
          <w:spacing w:val="-10"/>
          <w:kern w:val="28"/>
          <w:sz w:val="24"/>
          <w:szCs w:val="18"/>
        </w:rPr>
      </w:pPr>
    </w:p>
    <w:p w14:paraId="1434D4BC" w14:textId="300D7F7E"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Student_T</w:t>
      </w:r>
    </w:p>
    <w:tbl>
      <w:tblPr>
        <w:tblW w:w="0" w:type="auto"/>
        <w:tblCellMar>
          <w:top w:w="15" w:type="dxa"/>
          <w:left w:w="15" w:type="dxa"/>
          <w:bottom w:w="15" w:type="dxa"/>
          <w:right w:w="15" w:type="dxa"/>
        </w:tblCellMar>
        <w:tblLook w:val="04A0" w:firstRow="1" w:lastRow="0" w:firstColumn="1" w:lastColumn="0" w:noHBand="0" w:noVBand="1"/>
      </w:tblPr>
      <w:tblGrid>
        <w:gridCol w:w="1703"/>
        <w:gridCol w:w="1354"/>
        <w:gridCol w:w="854"/>
        <w:gridCol w:w="4736"/>
      </w:tblGrid>
      <w:tr w:rsidR="009140ED" w:rsidRPr="009140ED" w14:paraId="3934A4E1" w14:textId="77777777" w:rsidTr="009140E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Remarks</w:t>
            </w:r>
          </w:p>
        </w:tc>
      </w:tr>
      <w:tr w:rsidR="009140ED" w:rsidRPr="009140ED" w14:paraId="0F439B25" w14:textId="77777777" w:rsidTr="009140E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nStudentID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9140ED" w:rsidRDefault="009140ED" w:rsidP="009140ED">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 xml:space="preserve">This is the primary key for the </w:t>
            </w:r>
            <w:r w:rsidR="00E32F32" w:rsidRPr="009140ED">
              <w:rPr>
                <w:rFonts w:ascii="Times New Roman" w:eastAsiaTheme="majorEastAsia" w:hAnsi="Times New Roman" w:cstheme="majorBidi"/>
                <w:spacing w:val="-10"/>
                <w:kern w:val="28"/>
                <w:sz w:val="24"/>
                <w:szCs w:val="18"/>
              </w:rPr>
              <w:t>student</w:t>
            </w:r>
            <w:r w:rsidRPr="009140ED">
              <w:rPr>
                <w:rFonts w:ascii="Times New Roman" w:eastAsiaTheme="majorEastAsia" w:hAnsi="Times New Roman" w:cstheme="majorBidi"/>
                <w:spacing w:val="-10"/>
                <w:kern w:val="28"/>
                <w:sz w:val="24"/>
                <w:szCs w:val="18"/>
              </w:rPr>
              <w:t xml:space="preserve"> table</w:t>
            </w:r>
            <w:r w:rsidRPr="009140ED">
              <w:rPr>
                <w:rFonts w:ascii="Times New Roman" w:eastAsiaTheme="majorEastAsia" w:hAnsi="Times New Roman" w:cstheme="majorBidi"/>
                <w:spacing w:val="-10"/>
                <w:kern w:val="28"/>
                <w:sz w:val="24"/>
                <w:szCs w:val="18"/>
              </w:rPr>
              <w:t>.  </w:t>
            </w:r>
          </w:p>
          <w:p w14:paraId="439D9400" w14:textId="45076C88"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“1921834”.</w:t>
            </w:r>
          </w:p>
        </w:tc>
      </w:tr>
      <w:tr w:rsidR="009140ED" w:rsidRPr="009140ED" w14:paraId="579F906A"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62F1" w14:textId="074840A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 xml:space="preserve">This is the first name of the student. </w:t>
            </w: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w:t>
            </w:r>
            <w:proofErr w:type="spellStart"/>
            <w:r w:rsidRPr="009140ED">
              <w:rPr>
                <w:rFonts w:ascii="Times New Roman" w:eastAsiaTheme="majorEastAsia" w:hAnsi="Times New Roman" w:cstheme="majorBidi"/>
                <w:spacing w:val="-10"/>
                <w:kern w:val="28"/>
                <w:sz w:val="24"/>
                <w:szCs w:val="18"/>
              </w:rPr>
              <w:t>Rakibul</w:t>
            </w:r>
            <w:proofErr w:type="spellEnd"/>
            <w:r w:rsidRPr="009140ED">
              <w:rPr>
                <w:rFonts w:ascii="Times New Roman" w:eastAsiaTheme="majorEastAsia" w:hAnsi="Times New Roman" w:cstheme="majorBidi"/>
                <w:spacing w:val="-10"/>
                <w:kern w:val="28"/>
                <w:sz w:val="24"/>
                <w:szCs w:val="18"/>
              </w:rPr>
              <w:t>”.</w:t>
            </w:r>
          </w:p>
        </w:tc>
      </w:tr>
      <w:tr w:rsidR="009140ED" w:rsidRPr="009140ED"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4D8B" w14:textId="0991C185"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 xml:space="preserve">This is the last name of the student.  </w:t>
            </w: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“Hasan”.</w:t>
            </w:r>
          </w:p>
        </w:tc>
      </w:tr>
      <w:tr w:rsidR="009140ED" w:rsidRPr="009140ED" w14:paraId="07F56662" w14:textId="77777777" w:rsidTr="009140ED">
        <w:trPr>
          <w:trHeight w:val="11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DD </w:t>
            </w:r>
          </w:p>
          <w:p w14:paraId="717E5052"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MM </w:t>
            </w:r>
          </w:p>
          <w:p w14:paraId="15DC53C6"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A1AE" w14:textId="4A4D029D"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 xml:space="preserve">This is the birth date of the student.  </w:t>
            </w: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“21-12-1996”.</w:t>
            </w:r>
          </w:p>
        </w:tc>
      </w:tr>
      <w:tr w:rsidR="009140ED" w:rsidRPr="009140ED" w14:paraId="3EBD2BF2" w14:textId="77777777" w:rsidTr="009140ED">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cGender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This is the gender of the student. </w:t>
            </w:r>
          </w:p>
          <w:p w14:paraId="7BB3E09F" w14:textId="5ABACACF"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“Female”.</w:t>
            </w:r>
          </w:p>
        </w:tc>
      </w:tr>
      <w:tr w:rsidR="009140ED" w:rsidRPr="009140ED"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This is the email of the student.  </w:t>
            </w:r>
          </w:p>
          <w:p w14:paraId="075F5178" w14:textId="06B46881"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“1921834@iub.edu.bd”</w:t>
            </w:r>
          </w:p>
        </w:tc>
      </w:tr>
      <w:tr w:rsidR="009140ED" w:rsidRPr="009140ED" w14:paraId="4DF7FBAC"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This is the phone of the student.  </w:t>
            </w:r>
          </w:p>
          <w:p w14:paraId="379799E7" w14:textId="442F27E0"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“01XXXXXXXXX”.</w:t>
            </w:r>
          </w:p>
        </w:tc>
      </w:tr>
      <w:tr w:rsidR="009140ED" w:rsidRPr="009140ED" w14:paraId="502A31D3"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9140ED" w:rsidRDefault="009140ED" w:rsidP="009140ED">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 xml:space="preserve">This is the address of the student.  </w:t>
            </w:r>
            <w:r w:rsidRPr="009140ED">
              <w:rPr>
                <w:rFonts w:ascii="Times New Roman" w:eastAsiaTheme="majorEastAsia" w:hAnsi="Times New Roman" w:cstheme="majorBidi"/>
                <w:spacing w:val="-10"/>
                <w:kern w:val="28"/>
                <w:sz w:val="24"/>
                <w:szCs w:val="18"/>
              </w:rPr>
              <w:t>E.g.</w:t>
            </w:r>
            <w:r w:rsidRPr="009140ED">
              <w:rPr>
                <w:rFonts w:ascii="Times New Roman" w:eastAsiaTheme="majorEastAsia" w:hAnsi="Times New Roman" w:cstheme="majorBidi"/>
                <w:spacing w:val="-10"/>
                <w:kern w:val="28"/>
                <w:sz w:val="24"/>
                <w:szCs w:val="18"/>
              </w:rPr>
              <w:t xml:space="preserve">: “House </w:t>
            </w:r>
            <w:r w:rsidRPr="009140ED">
              <w:rPr>
                <w:rFonts w:ascii="Times New Roman" w:eastAsiaTheme="majorEastAsia" w:hAnsi="Times New Roman" w:cstheme="majorBidi"/>
                <w:spacing w:val="-10"/>
                <w:kern w:val="28"/>
                <w:sz w:val="24"/>
                <w:szCs w:val="18"/>
              </w:rPr>
              <w:t xml:space="preserve">1, </w:t>
            </w:r>
          </w:p>
          <w:p w14:paraId="501F25DB" w14:textId="01F50FC1"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Road</w:t>
            </w:r>
            <w:r>
              <w:rPr>
                <w:rFonts w:ascii="Times New Roman" w:eastAsiaTheme="majorEastAsia" w:hAnsi="Times New Roman" w:cstheme="majorBidi"/>
                <w:spacing w:val="-10"/>
                <w:kern w:val="28"/>
                <w:sz w:val="24"/>
                <w:szCs w:val="18"/>
              </w:rPr>
              <w:t xml:space="preserve"> </w:t>
            </w:r>
            <w:r w:rsidRPr="009140ED">
              <w:rPr>
                <w:rFonts w:ascii="Times New Roman" w:eastAsiaTheme="majorEastAsia" w:hAnsi="Times New Roman" w:cstheme="majorBidi"/>
                <w:spacing w:val="-10"/>
                <w:kern w:val="28"/>
                <w:sz w:val="24"/>
                <w:szCs w:val="18"/>
              </w:rPr>
              <w:t>4, Block</w:t>
            </w:r>
            <w:r w:rsidRPr="009140ED">
              <w:rPr>
                <w:rFonts w:ascii="Times New Roman" w:eastAsiaTheme="majorEastAsia" w:hAnsi="Times New Roman" w:cstheme="majorBidi"/>
                <w:spacing w:val="-10"/>
                <w:kern w:val="28"/>
                <w:sz w:val="24"/>
                <w:szCs w:val="18"/>
              </w:rPr>
              <w:t xml:space="preserve"> </w:t>
            </w:r>
            <w:r w:rsidR="00E32F32" w:rsidRPr="009140ED">
              <w:rPr>
                <w:rFonts w:ascii="Times New Roman" w:eastAsiaTheme="majorEastAsia" w:hAnsi="Times New Roman" w:cstheme="majorBidi"/>
                <w:spacing w:val="-10"/>
                <w:kern w:val="28"/>
                <w:sz w:val="24"/>
                <w:szCs w:val="18"/>
              </w:rPr>
              <w:t>D, Bashundhara</w:t>
            </w:r>
            <w:r w:rsidRPr="009140ED">
              <w:rPr>
                <w:rFonts w:ascii="Times New Roman" w:eastAsiaTheme="majorEastAsia" w:hAnsi="Times New Roman" w:cstheme="majorBidi"/>
                <w:spacing w:val="-10"/>
                <w:kern w:val="28"/>
                <w:sz w:val="24"/>
                <w:szCs w:val="18"/>
              </w:rPr>
              <w:t xml:space="preserve"> RA</w:t>
            </w:r>
            <w:r>
              <w:rPr>
                <w:rFonts w:ascii="Times New Roman" w:eastAsiaTheme="majorEastAsia" w:hAnsi="Times New Roman" w:cstheme="majorBidi"/>
                <w:spacing w:val="-10"/>
                <w:kern w:val="28"/>
                <w:sz w:val="24"/>
                <w:szCs w:val="18"/>
              </w:rPr>
              <w:t>”.</w:t>
            </w:r>
          </w:p>
          <w:p w14:paraId="40712877" w14:textId="77777777" w:rsidR="009140ED" w:rsidRPr="009140ED" w:rsidRDefault="009140ED" w:rsidP="009140ED">
            <w:pPr>
              <w:jc w:val="both"/>
              <w:rPr>
                <w:rFonts w:ascii="Times New Roman" w:eastAsiaTheme="majorEastAsia" w:hAnsi="Times New Roman" w:cstheme="majorBidi"/>
                <w:spacing w:val="-10"/>
                <w:kern w:val="28"/>
                <w:sz w:val="24"/>
                <w:szCs w:val="18"/>
              </w:rPr>
            </w:pPr>
          </w:p>
        </w:tc>
      </w:tr>
      <w:tr w:rsidR="009140ED" w:rsidRPr="009140ED" w14:paraId="11556308"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DD </w:t>
            </w:r>
          </w:p>
          <w:p w14:paraId="177D7508" w14:textId="77777777"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MM </w:t>
            </w:r>
          </w:p>
          <w:p w14:paraId="4754B733" w14:textId="42FF75FE" w:rsid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 xml:space="preserve">This is enrollment date of the student. </w:t>
            </w:r>
          </w:p>
          <w:p w14:paraId="1804F5C6" w14:textId="26C3C1A3" w:rsidR="009140ED" w:rsidRPr="009140ED" w:rsidRDefault="009140ED" w:rsidP="009140ED">
            <w:pPr>
              <w:jc w:val="both"/>
              <w:rPr>
                <w:rFonts w:ascii="Times New Roman" w:eastAsiaTheme="majorEastAsia" w:hAnsi="Times New Roman" w:cstheme="majorBidi"/>
                <w:spacing w:val="-10"/>
                <w:kern w:val="28"/>
                <w:sz w:val="24"/>
                <w:szCs w:val="18"/>
              </w:rPr>
            </w:pPr>
            <w:r w:rsidRPr="009140ED">
              <w:rPr>
                <w:rFonts w:ascii="Times New Roman" w:eastAsiaTheme="majorEastAsia" w:hAnsi="Times New Roman" w:cstheme="majorBidi"/>
                <w:spacing w:val="-10"/>
                <w:kern w:val="28"/>
                <w:sz w:val="24"/>
                <w:szCs w:val="18"/>
              </w:rPr>
              <w:t>E.g.: “1-1-2019”</w:t>
            </w:r>
          </w:p>
        </w:tc>
      </w:tr>
    </w:tbl>
    <w:p w14:paraId="03A3548B" w14:textId="35D223AB" w:rsidR="009140ED" w:rsidRDefault="009140ED" w:rsidP="00AD14AF">
      <w:pPr>
        <w:jc w:val="both"/>
        <w:rPr>
          <w:rFonts w:ascii="Times New Roman" w:eastAsiaTheme="majorEastAsia" w:hAnsi="Times New Roman" w:cstheme="majorBidi"/>
          <w:spacing w:val="-10"/>
          <w:kern w:val="28"/>
          <w:sz w:val="24"/>
          <w:szCs w:val="18"/>
        </w:rPr>
      </w:pPr>
    </w:p>
    <w:p w14:paraId="29E95760"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lastRenderedPageBreak/>
        <w:t>Employee_T</w:t>
      </w:r>
    </w:p>
    <w:tbl>
      <w:tblPr>
        <w:tblW w:w="9206" w:type="dxa"/>
        <w:tblCellMar>
          <w:top w:w="15" w:type="dxa"/>
          <w:left w:w="15" w:type="dxa"/>
          <w:bottom w:w="15" w:type="dxa"/>
          <w:right w:w="15" w:type="dxa"/>
        </w:tblCellMar>
        <w:tblLook w:val="04A0" w:firstRow="1" w:lastRow="0" w:firstColumn="1" w:lastColumn="0" w:noHBand="0" w:noVBand="1"/>
      </w:tblPr>
      <w:tblGrid>
        <w:gridCol w:w="1693"/>
        <w:gridCol w:w="1427"/>
        <w:gridCol w:w="1640"/>
        <w:gridCol w:w="4446"/>
      </w:tblGrid>
      <w:tr w:rsidR="00E32F32" w:rsidRPr="00E32F32" w14:paraId="37312BF8" w14:textId="77777777" w:rsidTr="00E32F32">
        <w:trPr>
          <w:trHeight w:val="5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Remarks</w:t>
            </w:r>
          </w:p>
        </w:tc>
      </w:tr>
      <w:tr w:rsidR="00E32F32" w:rsidRPr="00E32F32" w14:paraId="7011A38C"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E32F32" w:rsidRDefault="00E32F32" w:rsidP="00E32F32">
            <w:pPr>
              <w:jc w:val="both"/>
              <w:rPr>
                <w:rFonts w:ascii="Times New Roman" w:eastAsiaTheme="majorEastAsia" w:hAnsi="Times New Roman" w:cstheme="majorBidi"/>
                <w:spacing w:val="-10"/>
                <w:kern w:val="28"/>
                <w:sz w:val="24"/>
                <w:szCs w:val="18"/>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primary key for </w:t>
            </w:r>
            <w:r w:rsidRPr="00E32F32">
              <w:rPr>
                <w:rFonts w:ascii="Times New Roman" w:eastAsiaTheme="majorEastAsia" w:hAnsi="Times New Roman" w:cstheme="majorBidi"/>
                <w:spacing w:val="-10"/>
                <w:kern w:val="28"/>
                <w:sz w:val="24"/>
                <w:szCs w:val="18"/>
              </w:rPr>
              <w:t>Employee table</w:t>
            </w:r>
            <w:r w:rsidRPr="00E32F32">
              <w:rPr>
                <w:rFonts w:ascii="Times New Roman" w:eastAsiaTheme="majorEastAsia" w:hAnsi="Times New Roman" w:cstheme="majorBidi"/>
                <w:spacing w:val="-10"/>
                <w:kern w:val="28"/>
                <w:sz w:val="24"/>
                <w:szCs w:val="18"/>
              </w:rPr>
              <w:t>.  </w:t>
            </w:r>
          </w:p>
          <w:p w14:paraId="7EA737B9" w14:textId="7AD0082E"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“1801”</w:t>
            </w:r>
          </w:p>
        </w:tc>
      </w:tr>
      <w:tr w:rsidR="00E32F32" w:rsidRPr="00E32F32" w14:paraId="438EB13E"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first name of the faculty.  </w:t>
            </w:r>
          </w:p>
          <w:p w14:paraId="7983778F" w14:textId="046F2071"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w:t>
            </w:r>
            <w:proofErr w:type="spellStart"/>
            <w:r w:rsidRPr="00E32F32">
              <w:rPr>
                <w:rFonts w:ascii="Times New Roman" w:eastAsiaTheme="majorEastAsia" w:hAnsi="Times New Roman" w:cstheme="majorBidi"/>
                <w:spacing w:val="-10"/>
                <w:kern w:val="28"/>
                <w:sz w:val="24"/>
                <w:szCs w:val="18"/>
              </w:rPr>
              <w:t>Sadita</w:t>
            </w:r>
            <w:proofErr w:type="spellEnd"/>
            <w:r w:rsidRPr="00E32F32">
              <w:rPr>
                <w:rFonts w:ascii="Times New Roman" w:eastAsiaTheme="majorEastAsia" w:hAnsi="Times New Roman" w:cstheme="majorBidi"/>
                <w:spacing w:val="-10"/>
                <w:kern w:val="28"/>
                <w:sz w:val="24"/>
                <w:szCs w:val="18"/>
              </w:rPr>
              <w:t>”</w:t>
            </w:r>
          </w:p>
        </w:tc>
      </w:tr>
      <w:tr w:rsidR="00E32F32" w:rsidRPr="00E32F32"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cLastName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last name of the faculty. </w:t>
            </w:r>
          </w:p>
          <w:p w14:paraId="5D624497" w14:textId="423B366C"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“Ahmed”</w:t>
            </w:r>
          </w:p>
        </w:tc>
      </w:tr>
      <w:tr w:rsidR="00E32F32" w:rsidRPr="00E32F32" w14:paraId="7A6409F8" w14:textId="77777777" w:rsidTr="00E32F32">
        <w:trPr>
          <w:trHeight w:val="8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90A4" w14:textId="77777777" w:rsidR="00E32F32" w:rsidRPr="00E32F32" w:rsidRDefault="00E32F32" w:rsidP="00E32F32">
            <w:pPr>
              <w:jc w:val="both"/>
              <w:rPr>
                <w:rFonts w:ascii="Times New Roman" w:eastAsiaTheme="majorEastAsia" w:hAnsi="Times New Roman" w:cstheme="majorBidi"/>
                <w:spacing w:val="-10"/>
                <w:kern w:val="28"/>
                <w:sz w:val="24"/>
                <w:szCs w:val="18"/>
              </w:rPr>
            </w:pPr>
            <w:proofErr w:type="spellStart"/>
            <w:r w:rsidRPr="00E32F32">
              <w:rPr>
                <w:rFonts w:ascii="Times New Roman" w:eastAsiaTheme="majorEastAsia" w:hAnsi="Times New Roman" w:cstheme="majorBidi"/>
                <w:spacing w:val="-10"/>
                <w:kern w:val="28"/>
                <w:sz w:val="24"/>
                <w:szCs w:val="18"/>
              </w:rPr>
              <w:t>dDateofbirth</w:t>
            </w:r>
            <w:proofErr w:type="spellEnd"/>
            <w:r w:rsidRPr="00E32F32">
              <w:rPr>
                <w:rFonts w:ascii="Times New Roman" w:eastAsiaTheme="majorEastAsia" w:hAnsi="Times New Roman" w:cstheme="majorBidi"/>
                <w:spacing w:val="-10"/>
                <w:kern w:val="28"/>
                <w:sz w:val="24"/>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CA74"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DATE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AD0A"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DD-MM 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F08F" w14:textId="77777777" w:rsid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date of Birth of the faculty. </w:t>
            </w:r>
          </w:p>
          <w:p w14:paraId="693A3DDC" w14:textId="422879C9"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E.g:01-01-1992</w:t>
            </w:r>
          </w:p>
        </w:tc>
      </w:tr>
      <w:tr w:rsidR="00E32F32" w:rsidRPr="00E32F32" w14:paraId="664617A2"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F6242"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5EDD"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F284"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6 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9EAD" w14:textId="77777777" w:rsid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gender of the faculty. </w:t>
            </w:r>
          </w:p>
          <w:p w14:paraId="778C8E90" w14:textId="6659A333"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“Female”</w:t>
            </w:r>
          </w:p>
        </w:tc>
      </w:tr>
      <w:tr w:rsidR="00E32F32" w:rsidRPr="00E32F32" w14:paraId="11C58B1F" w14:textId="77777777" w:rsidTr="00E32F32">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C4B"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E05F0"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A6FA"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FAE" w14:textId="0FC65A46"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email address of </w:t>
            </w:r>
            <w:r w:rsidRPr="00E32F32">
              <w:rPr>
                <w:rFonts w:ascii="Times New Roman" w:eastAsiaTheme="majorEastAsia" w:hAnsi="Times New Roman" w:cstheme="majorBidi"/>
                <w:spacing w:val="-10"/>
                <w:kern w:val="28"/>
                <w:sz w:val="24"/>
                <w:szCs w:val="18"/>
              </w:rPr>
              <w:t>the student</w:t>
            </w:r>
            <w:r w:rsidRPr="00E32F32">
              <w:rPr>
                <w:rFonts w:ascii="Times New Roman" w:eastAsiaTheme="majorEastAsia" w:hAnsi="Times New Roman" w:cstheme="majorBidi"/>
                <w:spacing w:val="-10"/>
                <w:kern w:val="28"/>
                <w:sz w:val="24"/>
                <w:szCs w:val="18"/>
              </w:rPr>
              <w:t>. </w:t>
            </w:r>
          </w:p>
          <w:p w14:paraId="3F393C27" w14:textId="0AD355EA"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“1675231@iub.edu.bd”</w:t>
            </w:r>
          </w:p>
        </w:tc>
      </w:tr>
      <w:tr w:rsidR="00E32F32" w:rsidRPr="00E32F32" w14:paraId="73C9C800" w14:textId="77777777" w:rsidTr="00E32F32">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930B3"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E1766"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NUMERIC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46BC3"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11 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B29" w14:textId="14D950AD"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phone number of </w:t>
            </w:r>
            <w:r w:rsidRPr="00E32F32">
              <w:rPr>
                <w:rFonts w:ascii="Times New Roman" w:eastAsiaTheme="majorEastAsia" w:hAnsi="Times New Roman" w:cstheme="majorBidi"/>
                <w:spacing w:val="-10"/>
                <w:kern w:val="28"/>
                <w:sz w:val="24"/>
                <w:szCs w:val="18"/>
              </w:rPr>
              <w:t>the faculty</w:t>
            </w:r>
            <w:r w:rsidRPr="00E32F32">
              <w:rPr>
                <w:rFonts w:ascii="Times New Roman" w:eastAsiaTheme="majorEastAsia" w:hAnsi="Times New Roman" w:cstheme="majorBidi"/>
                <w:spacing w:val="-10"/>
                <w:kern w:val="28"/>
                <w:sz w:val="24"/>
                <w:szCs w:val="18"/>
              </w:rPr>
              <w:t>. </w:t>
            </w:r>
          </w:p>
          <w:p w14:paraId="39685D23" w14:textId="32AD73FC"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“01292383111”</w:t>
            </w:r>
          </w:p>
        </w:tc>
      </w:tr>
      <w:tr w:rsidR="00E32F32" w:rsidRPr="00E32F32" w14:paraId="6B479817" w14:textId="77777777" w:rsidTr="00E32F32">
        <w:trPr>
          <w:trHeight w:val="1205"/>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161A"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cAddress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C9E0"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5577"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ED72" w14:textId="77777777" w:rsid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address of the </w:t>
            </w:r>
            <w:r w:rsidRPr="00E32F32">
              <w:rPr>
                <w:rFonts w:ascii="Times New Roman" w:eastAsiaTheme="majorEastAsia" w:hAnsi="Times New Roman" w:cstheme="majorBidi"/>
                <w:spacing w:val="-10"/>
                <w:kern w:val="28"/>
                <w:sz w:val="24"/>
                <w:szCs w:val="18"/>
              </w:rPr>
              <w:t>faculty</w:t>
            </w:r>
            <w:r w:rsidRPr="00E32F32">
              <w:rPr>
                <w:rFonts w:ascii="Times New Roman" w:eastAsiaTheme="majorEastAsia" w:hAnsi="Times New Roman" w:cstheme="majorBidi"/>
                <w:spacing w:val="-10"/>
                <w:kern w:val="28"/>
                <w:sz w:val="24"/>
                <w:szCs w:val="18"/>
              </w:rPr>
              <w:t xml:space="preserve">. </w:t>
            </w:r>
          </w:p>
          <w:p w14:paraId="43428DD2" w14:textId="57C94ED6"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w:t>
            </w:r>
            <w:r>
              <w:rPr>
                <w:rFonts w:ascii="Times New Roman" w:eastAsiaTheme="majorEastAsia" w:hAnsi="Times New Roman" w:cstheme="majorBidi"/>
                <w:spacing w:val="-10"/>
                <w:kern w:val="28"/>
                <w:sz w:val="24"/>
                <w:szCs w:val="18"/>
              </w:rPr>
              <w:t xml:space="preserve"> </w:t>
            </w:r>
            <w:r w:rsidRPr="00E32F32">
              <w:rPr>
                <w:rFonts w:ascii="Times New Roman" w:eastAsiaTheme="majorEastAsia" w:hAnsi="Times New Roman" w:cstheme="majorBidi"/>
                <w:spacing w:val="-10"/>
                <w:kern w:val="28"/>
                <w:sz w:val="24"/>
                <w:szCs w:val="18"/>
              </w:rPr>
              <w:t>“House</w:t>
            </w:r>
            <w:r>
              <w:rPr>
                <w:rFonts w:ascii="Times New Roman" w:eastAsiaTheme="majorEastAsia" w:hAnsi="Times New Roman" w:cstheme="majorBidi"/>
                <w:spacing w:val="-10"/>
                <w:kern w:val="28"/>
                <w:sz w:val="24"/>
                <w:szCs w:val="18"/>
              </w:rPr>
              <w:t xml:space="preserve"> </w:t>
            </w:r>
            <w:r w:rsidRPr="00E32F32">
              <w:rPr>
                <w:rFonts w:ascii="Times New Roman" w:eastAsiaTheme="majorEastAsia" w:hAnsi="Times New Roman" w:cstheme="majorBidi"/>
                <w:spacing w:val="-10"/>
                <w:kern w:val="28"/>
                <w:sz w:val="24"/>
                <w:szCs w:val="18"/>
              </w:rPr>
              <w:t>14,</w:t>
            </w:r>
            <w:r>
              <w:rPr>
                <w:rFonts w:ascii="Times New Roman" w:eastAsiaTheme="majorEastAsia" w:hAnsi="Times New Roman" w:cstheme="majorBidi"/>
                <w:spacing w:val="-10"/>
                <w:kern w:val="28"/>
                <w:sz w:val="24"/>
                <w:szCs w:val="18"/>
              </w:rPr>
              <w:t xml:space="preserve"> </w:t>
            </w:r>
            <w:r w:rsidRPr="00E32F32">
              <w:rPr>
                <w:rFonts w:ascii="Times New Roman" w:eastAsiaTheme="majorEastAsia" w:hAnsi="Times New Roman" w:cstheme="majorBidi"/>
                <w:spacing w:val="-10"/>
                <w:kern w:val="28"/>
                <w:sz w:val="24"/>
                <w:szCs w:val="18"/>
              </w:rPr>
              <w:t>Road</w:t>
            </w:r>
            <w:r>
              <w:rPr>
                <w:rFonts w:ascii="Times New Roman" w:eastAsiaTheme="majorEastAsia" w:hAnsi="Times New Roman" w:cstheme="majorBidi"/>
                <w:spacing w:val="-10"/>
                <w:kern w:val="28"/>
                <w:sz w:val="24"/>
                <w:szCs w:val="18"/>
              </w:rPr>
              <w:t xml:space="preserve"> </w:t>
            </w:r>
            <w:r w:rsidRPr="00E32F32">
              <w:rPr>
                <w:rFonts w:ascii="Times New Roman" w:eastAsiaTheme="majorEastAsia" w:hAnsi="Times New Roman" w:cstheme="majorBidi"/>
                <w:spacing w:val="-10"/>
                <w:kern w:val="28"/>
                <w:sz w:val="24"/>
                <w:szCs w:val="18"/>
              </w:rPr>
              <w:t xml:space="preserve">21, </w:t>
            </w:r>
            <w:r w:rsidRPr="00E32F32">
              <w:rPr>
                <w:rFonts w:ascii="Times New Roman" w:eastAsiaTheme="majorEastAsia" w:hAnsi="Times New Roman" w:cstheme="majorBidi"/>
                <w:spacing w:val="-10"/>
                <w:kern w:val="28"/>
                <w:sz w:val="24"/>
                <w:szCs w:val="18"/>
              </w:rPr>
              <w:t xml:space="preserve">Sector 11, </w:t>
            </w:r>
            <w:proofErr w:type="spellStart"/>
            <w:proofErr w:type="gramStart"/>
            <w:r w:rsidRPr="00E32F32">
              <w:rPr>
                <w:rFonts w:ascii="Times New Roman" w:eastAsiaTheme="majorEastAsia" w:hAnsi="Times New Roman" w:cstheme="majorBidi"/>
                <w:spacing w:val="-10"/>
                <w:kern w:val="28"/>
                <w:sz w:val="24"/>
                <w:szCs w:val="18"/>
              </w:rPr>
              <w:t>Baridara</w:t>
            </w:r>
            <w:r w:rsidRPr="00E32F32">
              <w:rPr>
                <w:rFonts w:ascii="Times New Roman" w:eastAsiaTheme="majorEastAsia" w:hAnsi="Times New Roman" w:cstheme="majorBidi"/>
                <w:spacing w:val="-10"/>
                <w:kern w:val="28"/>
                <w:sz w:val="24"/>
                <w:szCs w:val="18"/>
              </w:rPr>
              <w:t>,Dhaka</w:t>
            </w:r>
            <w:proofErr w:type="spellEnd"/>
            <w:proofErr w:type="gramEnd"/>
            <w:r w:rsidRPr="00E32F32">
              <w:rPr>
                <w:rFonts w:ascii="Times New Roman" w:eastAsiaTheme="majorEastAsia" w:hAnsi="Times New Roman" w:cstheme="majorBidi"/>
                <w:spacing w:val="-10"/>
                <w:kern w:val="28"/>
                <w:sz w:val="24"/>
                <w:szCs w:val="18"/>
              </w:rPr>
              <w:t>, Bangladesh”</w:t>
            </w:r>
          </w:p>
        </w:tc>
      </w:tr>
      <w:tr w:rsidR="00E32F32" w:rsidRPr="00E32F32" w14:paraId="1A998593" w14:textId="77777777" w:rsidTr="00E32F32">
        <w:trPr>
          <w:trHeight w:val="878"/>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8C4A"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cEmployeeType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B5F1"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CE32" w14:textId="77777777"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3F7E" w14:textId="77777777" w:rsid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 xml:space="preserve">This is the type of the employee.  </w:t>
            </w:r>
          </w:p>
          <w:p w14:paraId="744F205D" w14:textId="09F9927B" w:rsidR="00E32F32" w:rsidRPr="00E32F32" w:rsidRDefault="00E32F32" w:rsidP="00E32F32">
            <w:pPr>
              <w:jc w:val="both"/>
              <w:rPr>
                <w:rFonts w:ascii="Times New Roman" w:eastAsiaTheme="majorEastAsia" w:hAnsi="Times New Roman" w:cstheme="majorBidi"/>
                <w:spacing w:val="-10"/>
                <w:kern w:val="28"/>
                <w:sz w:val="24"/>
                <w:szCs w:val="18"/>
              </w:rPr>
            </w:pPr>
            <w:r w:rsidRPr="00E32F32">
              <w:rPr>
                <w:rFonts w:ascii="Times New Roman" w:eastAsiaTheme="majorEastAsia" w:hAnsi="Times New Roman" w:cstheme="majorBidi"/>
                <w:spacing w:val="-10"/>
                <w:kern w:val="28"/>
                <w:sz w:val="24"/>
                <w:szCs w:val="18"/>
              </w:rPr>
              <w:t>E.g.</w:t>
            </w:r>
            <w:r w:rsidRPr="00E32F32">
              <w:rPr>
                <w:rFonts w:ascii="Times New Roman" w:eastAsiaTheme="majorEastAsia" w:hAnsi="Times New Roman" w:cstheme="majorBidi"/>
                <w:spacing w:val="-10"/>
                <w:kern w:val="28"/>
                <w:sz w:val="24"/>
                <w:szCs w:val="18"/>
              </w:rPr>
              <w:t>: “F”</w:t>
            </w:r>
          </w:p>
        </w:tc>
      </w:tr>
    </w:tbl>
    <w:p w14:paraId="59AF2D4A" w14:textId="77777777" w:rsidR="00E32F32" w:rsidRDefault="00E32F32" w:rsidP="00AD14AF">
      <w:pPr>
        <w:jc w:val="both"/>
        <w:rPr>
          <w:rFonts w:ascii="Times New Roman" w:eastAsiaTheme="majorEastAsia" w:hAnsi="Times New Roman" w:cstheme="majorBidi"/>
          <w:spacing w:val="-10"/>
          <w:kern w:val="28"/>
          <w:sz w:val="24"/>
          <w:szCs w:val="18"/>
        </w:rPr>
      </w:pPr>
    </w:p>
    <w:p w14:paraId="465C36FD" w14:textId="77777777" w:rsidR="0031695B" w:rsidRDefault="0031695B" w:rsidP="0031695B">
      <w:pPr>
        <w:jc w:val="both"/>
        <w:rPr>
          <w:rFonts w:ascii="Times New Roman" w:eastAsiaTheme="majorEastAsia" w:hAnsi="Times New Roman" w:cstheme="majorBidi"/>
          <w:spacing w:val="-10"/>
          <w:kern w:val="28"/>
          <w:sz w:val="24"/>
          <w:szCs w:val="18"/>
        </w:rPr>
      </w:pPr>
    </w:p>
    <w:p w14:paraId="13B09B6A" w14:textId="77777777" w:rsidR="0031695B" w:rsidRDefault="0031695B" w:rsidP="0031695B">
      <w:pPr>
        <w:jc w:val="both"/>
        <w:rPr>
          <w:rFonts w:ascii="Times New Roman" w:eastAsiaTheme="majorEastAsia" w:hAnsi="Times New Roman" w:cstheme="majorBidi"/>
          <w:spacing w:val="-10"/>
          <w:kern w:val="28"/>
          <w:sz w:val="24"/>
          <w:szCs w:val="18"/>
        </w:rPr>
      </w:pPr>
    </w:p>
    <w:p w14:paraId="6E07AB39" w14:textId="679D2C12"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lastRenderedPageBreak/>
        <w:t> Course_T </w:t>
      </w:r>
    </w:p>
    <w:tbl>
      <w:tblPr>
        <w:tblW w:w="0" w:type="auto"/>
        <w:tblCellMar>
          <w:top w:w="15" w:type="dxa"/>
          <w:left w:w="15" w:type="dxa"/>
          <w:bottom w:w="15" w:type="dxa"/>
          <w:right w:w="15" w:type="dxa"/>
        </w:tblCellMar>
        <w:tblLook w:val="04A0" w:firstRow="1" w:lastRow="0" w:firstColumn="1" w:lastColumn="0" w:noHBand="0" w:noVBand="1"/>
      </w:tblPr>
      <w:tblGrid>
        <w:gridCol w:w="1667"/>
        <w:gridCol w:w="1354"/>
        <w:gridCol w:w="624"/>
        <w:gridCol w:w="5002"/>
      </w:tblGrid>
      <w:tr w:rsidR="0031695B" w:rsidRPr="0031695B" w14:paraId="77FAC71B" w14:textId="77777777" w:rsidTr="0031695B">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Remarks</w:t>
            </w:r>
          </w:p>
        </w:tc>
      </w:tr>
      <w:tr w:rsidR="0031695B" w:rsidRPr="0031695B" w14:paraId="6B214F82"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Primary Key for the Course.  </w:t>
            </w: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“CSE203”</w:t>
            </w:r>
          </w:p>
        </w:tc>
      </w:tr>
      <w:tr w:rsidR="0031695B" w:rsidRPr="0031695B" w14:paraId="2F1B449C" w14:textId="77777777" w:rsidTr="0031695B">
        <w:trPr>
          <w:trHeight w:val="10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cCourseName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40 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This is the name of the Course. </w:t>
            </w:r>
          </w:p>
          <w:p w14:paraId="62CB5F7E" w14:textId="5CD64112"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“Discreet Mathematics”</w:t>
            </w:r>
          </w:p>
        </w:tc>
      </w:tr>
      <w:tr w:rsidR="0031695B" w:rsidRPr="0031695B" w14:paraId="0268C217"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nNumOfCredits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31695B" w:rsidRDefault="0031695B" w:rsidP="0031695B">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number of credits for </w:t>
            </w:r>
            <w:r w:rsidRPr="0031695B">
              <w:rPr>
                <w:rFonts w:ascii="Times New Roman" w:eastAsiaTheme="majorEastAsia" w:hAnsi="Times New Roman" w:cstheme="majorBidi"/>
                <w:spacing w:val="-10"/>
                <w:kern w:val="28"/>
                <w:sz w:val="24"/>
                <w:szCs w:val="18"/>
              </w:rPr>
              <w:t>the Course</w:t>
            </w:r>
            <w:r w:rsidRPr="0031695B">
              <w:rPr>
                <w:rFonts w:ascii="Times New Roman" w:eastAsiaTheme="majorEastAsia" w:hAnsi="Times New Roman" w:cstheme="majorBidi"/>
                <w:spacing w:val="-10"/>
                <w:kern w:val="28"/>
                <w:sz w:val="24"/>
                <w:szCs w:val="18"/>
              </w:rPr>
              <w:t>. </w:t>
            </w:r>
          </w:p>
          <w:p w14:paraId="073B20DF" w14:textId="695F24F2"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“3”</w:t>
            </w:r>
          </w:p>
        </w:tc>
      </w:tr>
      <w:tr w:rsidR="0031695B" w:rsidRPr="0031695B" w14:paraId="7E01C17B"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cCourseType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78BB88E0"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type of the Course. </w:t>
            </w: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“Core”</w:t>
            </w:r>
          </w:p>
        </w:tc>
      </w:tr>
    </w:tbl>
    <w:p w14:paraId="6CA88D6A" w14:textId="49AAADB5" w:rsidR="00167BFC" w:rsidRDefault="00167BFC" w:rsidP="00AD14AF">
      <w:pPr>
        <w:jc w:val="both"/>
        <w:rPr>
          <w:rFonts w:ascii="Times New Roman" w:eastAsiaTheme="majorEastAsia" w:hAnsi="Times New Roman" w:cstheme="majorBidi"/>
          <w:spacing w:val="-10"/>
          <w:kern w:val="28"/>
          <w:sz w:val="24"/>
          <w:szCs w:val="18"/>
        </w:rPr>
      </w:pPr>
    </w:p>
    <w:p w14:paraId="6BE6356E"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Section_T </w:t>
      </w:r>
    </w:p>
    <w:tbl>
      <w:tblPr>
        <w:tblW w:w="0" w:type="auto"/>
        <w:tblCellMar>
          <w:top w:w="15" w:type="dxa"/>
          <w:left w:w="15" w:type="dxa"/>
          <w:bottom w:w="15" w:type="dxa"/>
          <w:right w:w="15" w:type="dxa"/>
        </w:tblCellMar>
        <w:tblLook w:val="04A0" w:firstRow="1" w:lastRow="0" w:firstColumn="1" w:lastColumn="0" w:noHBand="0" w:noVBand="1"/>
      </w:tblPr>
      <w:tblGrid>
        <w:gridCol w:w="1460"/>
        <w:gridCol w:w="1354"/>
        <w:gridCol w:w="624"/>
        <w:gridCol w:w="4156"/>
      </w:tblGrid>
      <w:tr w:rsidR="0031695B" w:rsidRPr="0031695B" w14:paraId="2E806F58"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Remarks</w:t>
            </w:r>
          </w:p>
        </w:tc>
      </w:tr>
      <w:tr w:rsidR="0031695B" w:rsidRPr="0031695B" w14:paraId="2B7A13B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nSectionID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77777777" w:rsidR="0031695B" w:rsidRPr="0031695B" w:rsidRDefault="0031695B" w:rsidP="0031695B">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Primary Key for Section. </w:t>
            </w:r>
          </w:p>
          <w:p w14:paraId="1076752E" w14:textId="19043840"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“1”</w:t>
            </w:r>
          </w:p>
        </w:tc>
      </w:tr>
      <w:tr w:rsidR="0031695B" w:rsidRPr="0031695B" w14:paraId="5C3BB2A8"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nSectionNum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31695B" w:rsidRDefault="0031695B" w:rsidP="0031695B">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This is the section number. </w:t>
            </w:r>
          </w:p>
          <w:p w14:paraId="715B7245" w14:textId="326D4CB9"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“1”</w:t>
            </w:r>
          </w:p>
        </w:tc>
      </w:tr>
      <w:tr w:rsidR="0031695B" w:rsidRPr="0031695B" w14:paraId="65543A45" w14:textId="77777777" w:rsidTr="0031695B">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cCourseID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foreign key from the </w:t>
            </w:r>
            <w:r w:rsidRPr="0031695B">
              <w:rPr>
                <w:rFonts w:ascii="Times New Roman" w:eastAsiaTheme="majorEastAsia" w:hAnsi="Times New Roman" w:cstheme="majorBidi"/>
                <w:spacing w:val="-10"/>
                <w:kern w:val="28"/>
                <w:sz w:val="24"/>
                <w:szCs w:val="18"/>
              </w:rPr>
              <w:t>Course table</w:t>
            </w:r>
            <w:r w:rsidRPr="0031695B">
              <w:rPr>
                <w:rFonts w:ascii="Times New Roman" w:eastAsiaTheme="majorEastAsia" w:hAnsi="Times New Roman" w:cstheme="majorBidi"/>
                <w:spacing w:val="-10"/>
                <w:kern w:val="28"/>
                <w:sz w:val="24"/>
                <w:szCs w:val="18"/>
              </w:rPr>
              <w:t>. </w:t>
            </w:r>
          </w:p>
          <w:p w14:paraId="3B2A6AE9" w14:textId="05C0C991"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“CSE101”</w:t>
            </w:r>
          </w:p>
        </w:tc>
      </w:tr>
      <w:tr w:rsidR="0031695B" w:rsidRPr="0031695B" w14:paraId="19F61B5B"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semester of the section. </w:t>
            </w:r>
          </w:p>
          <w:p w14:paraId="60EA5CC7" w14:textId="62663BAF"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“Summer”</w:t>
            </w:r>
          </w:p>
        </w:tc>
      </w:tr>
    </w:tbl>
    <w:p w14:paraId="33D6D48B" w14:textId="078EFBB1" w:rsidR="0031695B" w:rsidRDefault="0031695B" w:rsidP="00AD14AF">
      <w:pPr>
        <w:jc w:val="both"/>
        <w:rPr>
          <w:rFonts w:ascii="Times New Roman" w:eastAsiaTheme="majorEastAsia" w:hAnsi="Times New Roman" w:cstheme="majorBidi"/>
          <w:spacing w:val="-10"/>
          <w:kern w:val="28"/>
          <w:sz w:val="24"/>
          <w:szCs w:val="18"/>
        </w:rPr>
      </w:pPr>
    </w:p>
    <w:p w14:paraId="4029C91E" w14:textId="77777777" w:rsidR="0031695B" w:rsidRDefault="0031695B" w:rsidP="0031695B">
      <w:pPr>
        <w:jc w:val="both"/>
        <w:rPr>
          <w:rFonts w:ascii="Times New Roman" w:eastAsiaTheme="majorEastAsia" w:hAnsi="Times New Roman" w:cstheme="majorBidi"/>
          <w:spacing w:val="-10"/>
          <w:kern w:val="28"/>
          <w:sz w:val="24"/>
          <w:szCs w:val="18"/>
        </w:rPr>
      </w:pPr>
    </w:p>
    <w:p w14:paraId="36BF560E" w14:textId="77777777" w:rsidR="0031695B" w:rsidRDefault="0031695B" w:rsidP="0031695B">
      <w:pPr>
        <w:jc w:val="both"/>
        <w:rPr>
          <w:rFonts w:ascii="Times New Roman" w:eastAsiaTheme="majorEastAsia" w:hAnsi="Times New Roman" w:cstheme="majorBidi"/>
          <w:spacing w:val="-10"/>
          <w:kern w:val="28"/>
          <w:sz w:val="24"/>
          <w:szCs w:val="18"/>
        </w:rPr>
      </w:pPr>
    </w:p>
    <w:p w14:paraId="13043F39" w14:textId="40180848" w:rsidR="0031695B" w:rsidRPr="0031695B" w:rsidRDefault="0031695B" w:rsidP="0031695B">
      <w:pPr>
        <w:jc w:val="both"/>
        <w:rPr>
          <w:rFonts w:eastAsiaTheme="majorEastAsia" w:cstheme="majorBidi"/>
          <w:spacing w:val="-10"/>
          <w:kern w:val="28"/>
          <w:szCs w:val="18"/>
        </w:rPr>
      </w:pPr>
      <w:r>
        <w:rPr>
          <w:rFonts w:ascii="Times New Roman" w:eastAsiaTheme="majorEastAsia" w:hAnsi="Times New Roman" w:cstheme="majorBidi"/>
          <w:spacing w:val="-10"/>
          <w:kern w:val="28"/>
          <w:sz w:val="24"/>
          <w:szCs w:val="18"/>
        </w:rPr>
        <w:lastRenderedPageBreak/>
        <w:t>R</w:t>
      </w:r>
      <w:r w:rsidRPr="0031695B">
        <w:rPr>
          <w:rFonts w:ascii="Times New Roman" w:eastAsiaTheme="majorEastAsia" w:hAnsi="Times New Roman" w:cstheme="majorBidi"/>
          <w:spacing w:val="-10"/>
          <w:kern w:val="28"/>
          <w:sz w:val="24"/>
          <w:szCs w:val="18"/>
        </w:rPr>
        <w:t>egistration_T</w:t>
      </w:r>
      <w:r w:rsidRPr="0031695B">
        <w:rPr>
          <w:rFonts w:ascii="Cambria" w:eastAsia="Times New Roman" w:hAnsi="Cambria" w:cs="Times New Roman"/>
          <w:caps/>
          <w:color w:val="000000"/>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47"/>
        <w:gridCol w:w="1354"/>
        <w:gridCol w:w="690"/>
        <w:gridCol w:w="3717"/>
      </w:tblGrid>
      <w:tr w:rsidR="0031695B" w:rsidRPr="0031695B" w14:paraId="12C66CB9" w14:textId="77777777" w:rsidTr="0031695B">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Remarks</w:t>
            </w:r>
          </w:p>
        </w:tc>
      </w:tr>
      <w:tr w:rsidR="0031695B" w:rsidRPr="0031695B" w14:paraId="324C4A6C" w14:textId="77777777" w:rsidTr="0031695B">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nRegistrationID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31695B" w:rsidRDefault="0031695B" w:rsidP="0031695B">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Primary Key for Registration. </w:t>
            </w:r>
          </w:p>
          <w:p w14:paraId="48C114EB" w14:textId="7BAEC1E6"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“0101010101”</w:t>
            </w:r>
          </w:p>
        </w:tc>
      </w:tr>
      <w:tr w:rsidR="0031695B" w:rsidRPr="0031695B" w14:paraId="63C8DD78"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cSemester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 xml:space="preserve">This is the semester of registration. </w:t>
            </w:r>
          </w:p>
          <w:p w14:paraId="7E3574A5" w14:textId="388CD4F2"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“Spring”</w:t>
            </w:r>
          </w:p>
        </w:tc>
      </w:tr>
      <w:tr w:rsidR="0031695B" w:rsidRPr="0031695B" w14:paraId="41398E49" w14:textId="77777777" w:rsidTr="0031695B">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dYear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This is the year of registration. </w:t>
            </w:r>
          </w:p>
          <w:p w14:paraId="25441DD7" w14:textId="2DA49E42" w:rsidR="0031695B" w:rsidRPr="0031695B" w:rsidRDefault="0031695B" w:rsidP="0031695B">
            <w:pPr>
              <w:jc w:val="both"/>
              <w:rPr>
                <w:rFonts w:ascii="Times New Roman" w:eastAsiaTheme="majorEastAsia" w:hAnsi="Times New Roman" w:cstheme="majorBidi"/>
                <w:spacing w:val="-10"/>
                <w:kern w:val="28"/>
                <w:sz w:val="24"/>
                <w:szCs w:val="18"/>
              </w:rPr>
            </w:pPr>
            <w:r w:rsidRPr="0031695B">
              <w:rPr>
                <w:rFonts w:ascii="Times New Roman" w:eastAsiaTheme="majorEastAsia" w:hAnsi="Times New Roman" w:cstheme="majorBidi"/>
                <w:spacing w:val="-10"/>
                <w:kern w:val="28"/>
                <w:sz w:val="24"/>
                <w:szCs w:val="18"/>
              </w:rPr>
              <w:t>E.g.</w:t>
            </w:r>
            <w:r w:rsidRPr="0031695B">
              <w:rPr>
                <w:rFonts w:ascii="Times New Roman" w:eastAsiaTheme="majorEastAsia" w:hAnsi="Times New Roman" w:cstheme="majorBidi"/>
                <w:spacing w:val="-10"/>
                <w:kern w:val="28"/>
                <w:sz w:val="24"/>
                <w:szCs w:val="18"/>
              </w:rPr>
              <w:t>: “2019”</w:t>
            </w:r>
          </w:p>
        </w:tc>
      </w:tr>
    </w:tbl>
    <w:p w14:paraId="4340FC3D" w14:textId="7D7B9F9D" w:rsidR="0031695B" w:rsidRPr="0031695B" w:rsidRDefault="0031695B" w:rsidP="0031695B">
      <w:pPr>
        <w:jc w:val="both"/>
        <w:rPr>
          <w:rFonts w:ascii="Times New Roman" w:eastAsiaTheme="majorEastAsia" w:hAnsi="Times New Roman" w:cstheme="majorBidi"/>
          <w:spacing w:val="-10"/>
          <w:kern w:val="28"/>
          <w:sz w:val="24"/>
          <w:szCs w:val="18"/>
        </w:rPr>
      </w:pPr>
    </w:p>
    <w:p w14:paraId="48BE6DC3" w14:textId="0C5EE2D1" w:rsidR="00DA5D1F" w:rsidRPr="00DA5D1F" w:rsidRDefault="00DA5D1F" w:rsidP="00DA5D1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Question</w:t>
      </w:r>
      <w:r w:rsidRPr="00DA5D1F">
        <w:rPr>
          <w:rFonts w:ascii="Times New Roman" w:eastAsiaTheme="majorEastAsia" w:hAnsi="Times New Roman" w:cstheme="majorBidi"/>
          <w:spacing w:val="-10"/>
          <w:kern w:val="28"/>
          <w:sz w:val="24"/>
          <w:szCs w:val="18"/>
        </w:rPr>
        <w:t>_T  </w:t>
      </w:r>
    </w:p>
    <w:tbl>
      <w:tblPr>
        <w:tblW w:w="0" w:type="auto"/>
        <w:tblCellMar>
          <w:top w:w="15" w:type="dxa"/>
          <w:left w:w="15" w:type="dxa"/>
          <w:bottom w:w="15" w:type="dxa"/>
          <w:right w:w="15" w:type="dxa"/>
        </w:tblCellMar>
        <w:tblLook w:val="04A0" w:firstRow="1" w:lastRow="0" w:firstColumn="1" w:lastColumn="0" w:noHBand="0" w:noVBand="1"/>
      </w:tblPr>
      <w:tblGrid>
        <w:gridCol w:w="1913"/>
        <w:gridCol w:w="1354"/>
        <w:gridCol w:w="624"/>
        <w:gridCol w:w="4029"/>
      </w:tblGrid>
      <w:tr w:rsidR="00DA5D1F" w:rsidRPr="00DA5D1F" w14:paraId="6062B615" w14:textId="77777777" w:rsidTr="00DA5D1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9FC4"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EF872"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E09E1"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B5C2"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Remarks</w:t>
            </w:r>
          </w:p>
        </w:tc>
      </w:tr>
      <w:tr w:rsidR="00DA5D1F" w:rsidRPr="00DA5D1F" w14:paraId="19D8974E" w14:textId="77777777" w:rsidTr="00DA5D1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1EF7" w14:textId="6BDF2DF3"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n</w:t>
            </w:r>
            <w:r>
              <w:rPr>
                <w:rFonts w:ascii="Times New Roman" w:eastAsiaTheme="majorEastAsia" w:hAnsi="Times New Roman" w:cstheme="majorBidi"/>
                <w:spacing w:val="-10"/>
                <w:kern w:val="28"/>
                <w:sz w:val="24"/>
                <w:szCs w:val="18"/>
              </w:rPr>
              <w:t>Question</w:t>
            </w:r>
            <w:r w:rsidRPr="00DA5D1F">
              <w:rPr>
                <w:rFonts w:ascii="Times New Roman" w:eastAsiaTheme="majorEastAsia" w:hAnsi="Times New Roman" w:cstheme="majorBidi"/>
                <w:spacing w:val="-10"/>
                <w:kern w:val="28"/>
                <w:sz w:val="24"/>
                <w:szCs w:val="18"/>
              </w:rPr>
              <w: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D3AE"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8DE7" w14:textId="77777777" w:rsidR="00DA5D1F" w:rsidRPr="00DA5D1F" w:rsidRDefault="00DA5D1F" w:rsidP="00DA5D1F">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D2FF"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This is the Primary Key for  </w:t>
            </w:r>
          </w:p>
          <w:p w14:paraId="04C8790D"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Assessment.</w:t>
            </w:r>
          </w:p>
        </w:tc>
      </w:tr>
      <w:tr w:rsidR="00DA5D1F" w:rsidRPr="00DA5D1F" w14:paraId="17C18016" w14:textId="77777777" w:rsidTr="00DA5D1F">
        <w:trPr>
          <w:trHeight w:val="8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4BED" w14:textId="5B563699"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cAssessmentName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A8C9A" w14:textId="532D7BB4"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0D10E"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BC94" w14:textId="77777777" w:rsid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This is the name of the assessment.</w:t>
            </w:r>
          </w:p>
          <w:p w14:paraId="4FD0C925" w14:textId="5BCFA346"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 </w:t>
            </w:r>
            <w:r w:rsidRPr="00DA5D1F">
              <w:rPr>
                <w:rFonts w:ascii="Times New Roman" w:eastAsiaTheme="majorEastAsia" w:hAnsi="Times New Roman" w:cstheme="majorBidi"/>
                <w:spacing w:val="-10"/>
                <w:kern w:val="28"/>
                <w:sz w:val="24"/>
                <w:szCs w:val="18"/>
              </w:rPr>
              <w:t>E.g.</w:t>
            </w:r>
            <w:r w:rsidRPr="00DA5D1F">
              <w:rPr>
                <w:rFonts w:ascii="Times New Roman" w:eastAsiaTheme="majorEastAsia" w:hAnsi="Times New Roman" w:cstheme="majorBidi"/>
                <w:spacing w:val="-10"/>
                <w:kern w:val="28"/>
                <w:sz w:val="24"/>
                <w:szCs w:val="18"/>
              </w:rPr>
              <w:t>: “Mid”</w:t>
            </w:r>
          </w:p>
        </w:tc>
      </w:tr>
      <w:tr w:rsidR="00DA5D1F" w:rsidRPr="00DA5D1F" w14:paraId="7B6BADEF" w14:textId="77777777" w:rsidTr="00DA5D1F">
        <w:trPr>
          <w:trHeight w:val="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831"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cTotalMarks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596"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3BA03" w14:textId="77777777" w:rsidR="00DA5D1F" w:rsidRPr="00DA5D1F" w:rsidRDefault="00DA5D1F" w:rsidP="00DA5D1F">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64770" w14:textId="17D5CE3A"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 xml:space="preserve">This is the total marks of </w:t>
            </w:r>
            <w:r w:rsidRPr="00DA5D1F">
              <w:rPr>
                <w:rFonts w:ascii="Times New Roman" w:eastAsiaTheme="majorEastAsia" w:hAnsi="Times New Roman" w:cstheme="majorBidi"/>
                <w:spacing w:val="-10"/>
                <w:kern w:val="28"/>
                <w:sz w:val="24"/>
                <w:szCs w:val="18"/>
              </w:rPr>
              <w:t>the assessment</w:t>
            </w:r>
            <w:r w:rsidRPr="00DA5D1F">
              <w:rPr>
                <w:rFonts w:ascii="Times New Roman" w:eastAsiaTheme="majorEastAsia" w:hAnsi="Times New Roman" w:cstheme="majorBidi"/>
                <w:spacing w:val="-10"/>
                <w:kern w:val="28"/>
                <w:sz w:val="24"/>
                <w:szCs w:val="18"/>
              </w:rPr>
              <w:t>. </w:t>
            </w:r>
          </w:p>
          <w:p w14:paraId="240F563A" w14:textId="7DD2E535"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E.g.</w:t>
            </w:r>
            <w:r w:rsidRPr="00DA5D1F">
              <w:rPr>
                <w:rFonts w:ascii="Times New Roman" w:eastAsiaTheme="majorEastAsia" w:hAnsi="Times New Roman" w:cstheme="majorBidi"/>
                <w:spacing w:val="-10"/>
                <w:kern w:val="28"/>
                <w:sz w:val="24"/>
                <w:szCs w:val="18"/>
              </w:rPr>
              <w:t>: “30”</w:t>
            </w:r>
          </w:p>
        </w:tc>
      </w:tr>
      <w:tr w:rsidR="00DA5D1F" w:rsidRPr="00DA5D1F" w14:paraId="007A2BB7" w14:textId="77777777" w:rsidTr="00DA5D1F">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BE56" w14:textId="5C9A339D" w:rsidR="00DA5D1F" w:rsidRPr="00DA5D1F" w:rsidRDefault="00DA5D1F" w:rsidP="00DA5D1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cQuestion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C063" w14:textId="6A98E838" w:rsidR="00DA5D1F" w:rsidRPr="00DA5D1F" w:rsidRDefault="00DA5D1F" w:rsidP="00DA5D1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VARCHAR</w:t>
            </w:r>
            <w:r w:rsidRPr="00DA5D1F">
              <w:rPr>
                <w:rFonts w:ascii="Times New Roman" w:eastAsiaTheme="majorEastAsia" w:hAnsi="Times New Roman" w:cstheme="majorBidi"/>
                <w:spacing w:val="-10"/>
                <w:kern w:val="28"/>
                <w:sz w:val="24"/>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652F6" w14:textId="77777777" w:rsidR="00DA5D1F" w:rsidRPr="00DA5D1F" w:rsidRDefault="00DA5D1F" w:rsidP="00DA5D1F">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FFE3" w14:textId="77777777" w:rsid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This is th</w:t>
            </w:r>
            <w:r>
              <w:rPr>
                <w:rFonts w:ascii="Times New Roman" w:eastAsiaTheme="majorEastAsia" w:hAnsi="Times New Roman" w:cstheme="majorBidi"/>
                <w:spacing w:val="-10"/>
                <w:kern w:val="28"/>
                <w:sz w:val="24"/>
                <w:szCs w:val="18"/>
              </w:rPr>
              <w:t>e question for the assessment.</w:t>
            </w:r>
          </w:p>
          <w:p w14:paraId="46E9554C" w14:textId="6B5B03B8" w:rsidR="00DA5D1F" w:rsidRPr="00DA5D1F" w:rsidRDefault="002B1A2D" w:rsidP="00DA5D1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 xml:space="preserve">E.g.: </w:t>
            </w:r>
            <w:r w:rsidRPr="00DA5D1F">
              <w:rPr>
                <w:rFonts w:ascii="Times New Roman" w:eastAsiaTheme="majorEastAsia" w:hAnsi="Times New Roman" w:cstheme="majorBidi"/>
                <w:spacing w:val="-10"/>
                <w:kern w:val="28"/>
                <w:sz w:val="24"/>
                <w:szCs w:val="18"/>
              </w:rPr>
              <w:t>“</w:t>
            </w:r>
            <w:r>
              <w:rPr>
                <w:rFonts w:ascii="Times New Roman" w:eastAsiaTheme="majorEastAsia" w:hAnsi="Times New Roman" w:cstheme="majorBidi"/>
                <w:spacing w:val="-10"/>
                <w:kern w:val="28"/>
                <w:sz w:val="24"/>
                <w:szCs w:val="18"/>
              </w:rPr>
              <w:t>What is SQL</w:t>
            </w:r>
            <w:r w:rsidRPr="00DA5D1F">
              <w:rPr>
                <w:rFonts w:ascii="Times New Roman" w:eastAsiaTheme="majorEastAsia" w:hAnsi="Times New Roman" w:cstheme="majorBidi"/>
                <w:spacing w:val="-10"/>
                <w:kern w:val="28"/>
                <w:sz w:val="24"/>
                <w:szCs w:val="18"/>
              </w:rPr>
              <w:t>”</w:t>
            </w:r>
          </w:p>
        </w:tc>
      </w:tr>
      <w:tr w:rsidR="00DA5D1F" w:rsidRPr="00DA5D1F" w14:paraId="78313BD6" w14:textId="77777777" w:rsidTr="00DA5D1F">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BBC8E"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nQuestionNum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92D2"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2B34" w14:textId="77777777" w:rsidR="00DA5D1F" w:rsidRPr="00DA5D1F" w:rsidRDefault="00DA5D1F" w:rsidP="00DA5D1F">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241D" w14:textId="68A1C27B"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 xml:space="preserve">This is the question number </w:t>
            </w:r>
          </w:p>
          <w:p w14:paraId="58BA252E" w14:textId="5435563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E.g.</w:t>
            </w:r>
            <w:r w:rsidRPr="00DA5D1F">
              <w:rPr>
                <w:rFonts w:ascii="Times New Roman" w:eastAsiaTheme="majorEastAsia" w:hAnsi="Times New Roman" w:cstheme="majorBidi"/>
                <w:spacing w:val="-10"/>
                <w:kern w:val="28"/>
                <w:sz w:val="24"/>
                <w:szCs w:val="18"/>
              </w:rPr>
              <w:t>: “1,2,3….”</w:t>
            </w:r>
          </w:p>
        </w:tc>
      </w:tr>
      <w:tr w:rsidR="00DA5D1F" w:rsidRPr="00DA5D1F" w14:paraId="56110515" w14:textId="77777777" w:rsidTr="00DA5D1F">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70B0"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nWeight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CD1CC" w14:textId="77777777"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725A" w14:textId="77777777" w:rsidR="00DA5D1F" w:rsidRPr="00DA5D1F" w:rsidRDefault="00DA5D1F" w:rsidP="00DA5D1F">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4A81C" w14:textId="70882560"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 xml:space="preserve">This is the percentage range </w:t>
            </w:r>
            <w:r w:rsidRPr="00DA5D1F">
              <w:rPr>
                <w:rFonts w:ascii="Times New Roman" w:eastAsiaTheme="majorEastAsia" w:hAnsi="Times New Roman" w:cstheme="majorBidi"/>
                <w:spacing w:val="-10"/>
                <w:kern w:val="28"/>
                <w:sz w:val="24"/>
                <w:szCs w:val="18"/>
              </w:rPr>
              <w:t>for assessment</w:t>
            </w:r>
            <w:r w:rsidRPr="00DA5D1F">
              <w:rPr>
                <w:rFonts w:ascii="Times New Roman" w:eastAsiaTheme="majorEastAsia" w:hAnsi="Times New Roman" w:cstheme="majorBidi"/>
                <w:spacing w:val="-10"/>
                <w:kern w:val="28"/>
                <w:sz w:val="24"/>
                <w:szCs w:val="18"/>
              </w:rPr>
              <w:t>. </w:t>
            </w:r>
          </w:p>
          <w:p w14:paraId="48C2039A" w14:textId="6EA6616B" w:rsidR="00DA5D1F" w:rsidRPr="00DA5D1F" w:rsidRDefault="00DA5D1F" w:rsidP="00DA5D1F">
            <w:pPr>
              <w:jc w:val="both"/>
              <w:rPr>
                <w:rFonts w:ascii="Times New Roman" w:eastAsiaTheme="majorEastAsia" w:hAnsi="Times New Roman" w:cstheme="majorBidi"/>
                <w:spacing w:val="-10"/>
                <w:kern w:val="28"/>
                <w:sz w:val="24"/>
                <w:szCs w:val="18"/>
              </w:rPr>
            </w:pPr>
            <w:r w:rsidRPr="00DA5D1F">
              <w:rPr>
                <w:rFonts w:ascii="Times New Roman" w:eastAsiaTheme="majorEastAsia" w:hAnsi="Times New Roman" w:cstheme="majorBidi"/>
                <w:spacing w:val="-10"/>
                <w:kern w:val="28"/>
                <w:sz w:val="24"/>
                <w:szCs w:val="18"/>
              </w:rPr>
              <w:t>E.g.</w:t>
            </w:r>
            <w:r w:rsidRPr="00DA5D1F">
              <w:rPr>
                <w:rFonts w:ascii="Times New Roman" w:eastAsiaTheme="majorEastAsia" w:hAnsi="Times New Roman" w:cstheme="majorBidi"/>
                <w:spacing w:val="-10"/>
                <w:kern w:val="28"/>
                <w:sz w:val="24"/>
                <w:szCs w:val="18"/>
              </w:rPr>
              <w:t>: “Project- 50%, Assessment-50%”. </w:t>
            </w:r>
          </w:p>
        </w:tc>
      </w:tr>
    </w:tbl>
    <w:p w14:paraId="70CC3583"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lastRenderedPageBreak/>
        <w:t>Faculty_T</w:t>
      </w:r>
    </w:p>
    <w:tbl>
      <w:tblPr>
        <w:tblW w:w="0" w:type="auto"/>
        <w:tblCellMar>
          <w:top w:w="15" w:type="dxa"/>
          <w:left w:w="15" w:type="dxa"/>
          <w:bottom w:w="15" w:type="dxa"/>
          <w:right w:w="15" w:type="dxa"/>
        </w:tblCellMar>
        <w:tblLook w:val="04A0" w:firstRow="1" w:lastRow="0" w:firstColumn="1" w:lastColumn="0" w:noHBand="0" w:noVBand="1"/>
      </w:tblPr>
      <w:tblGrid>
        <w:gridCol w:w="1244"/>
        <w:gridCol w:w="1354"/>
        <w:gridCol w:w="1334"/>
        <w:gridCol w:w="4072"/>
      </w:tblGrid>
      <w:tr w:rsidR="002B1A2D" w:rsidRPr="002B1A2D" w14:paraId="0021FC6D"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Remarks</w:t>
            </w:r>
          </w:p>
        </w:tc>
      </w:tr>
      <w:tr w:rsidR="002B1A2D" w:rsidRPr="002B1A2D" w14:paraId="150C6567" w14:textId="77777777" w:rsidTr="00317BB2">
        <w:trPr>
          <w:trHeight w:val="8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nFacultyID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2B1A2D" w:rsidRDefault="002B1A2D" w:rsidP="002B1A2D">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 xml:space="preserve">This is the </w:t>
            </w:r>
            <w:r w:rsidR="00317BB2">
              <w:rPr>
                <w:rFonts w:ascii="Times New Roman" w:eastAsiaTheme="majorEastAsia" w:hAnsi="Times New Roman" w:cstheme="majorBidi"/>
                <w:spacing w:val="-10"/>
                <w:kern w:val="28"/>
                <w:sz w:val="24"/>
                <w:szCs w:val="18"/>
              </w:rPr>
              <w:t xml:space="preserve">primary key for the faculty </w:t>
            </w:r>
            <w:r w:rsidRPr="002B1A2D">
              <w:rPr>
                <w:rFonts w:ascii="Times New Roman" w:eastAsiaTheme="majorEastAsia" w:hAnsi="Times New Roman" w:cstheme="majorBidi"/>
                <w:spacing w:val="-10"/>
                <w:kern w:val="28"/>
                <w:sz w:val="24"/>
                <w:szCs w:val="18"/>
              </w:rPr>
              <w:t>table.  </w:t>
            </w:r>
          </w:p>
          <w:p w14:paraId="7A972FA9" w14:textId="0763BA14"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E.g.</w:t>
            </w:r>
            <w:r w:rsidRPr="002B1A2D">
              <w:rPr>
                <w:rFonts w:ascii="Times New Roman" w:eastAsiaTheme="majorEastAsia" w:hAnsi="Times New Roman" w:cstheme="majorBidi"/>
                <w:spacing w:val="-10"/>
                <w:kern w:val="28"/>
                <w:sz w:val="24"/>
                <w:szCs w:val="18"/>
              </w:rPr>
              <w:t>: “4250”</w:t>
            </w:r>
          </w:p>
        </w:tc>
      </w:tr>
      <w:tr w:rsidR="002B1A2D" w:rsidRPr="002B1A2D" w14:paraId="5535B665" w14:textId="77777777" w:rsidTr="002B1A2D">
        <w:trPr>
          <w:trHeight w:val="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dJoinDate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This is starting date.  </w:t>
            </w:r>
          </w:p>
          <w:p w14:paraId="3E9AD6F8" w14:textId="4D68AA51"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E.g.</w:t>
            </w:r>
            <w:r w:rsidRPr="002B1A2D">
              <w:rPr>
                <w:rFonts w:ascii="Times New Roman" w:eastAsiaTheme="majorEastAsia" w:hAnsi="Times New Roman" w:cstheme="majorBidi"/>
                <w:spacing w:val="-10"/>
                <w:kern w:val="28"/>
                <w:sz w:val="24"/>
                <w:szCs w:val="18"/>
              </w:rPr>
              <w:t>: “01-03-2020”</w:t>
            </w:r>
          </w:p>
        </w:tc>
      </w:tr>
      <w:tr w:rsidR="002B1A2D" w:rsidRPr="002B1A2D" w14:paraId="2C7F836B"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cRank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This is the rank of the faculty.</w:t>
            </w:r>
          </w:p>
          <w:p w14:paraId="72DD3D24" w14:textId="028FD3B1"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 </w:t>
            </w:r>
            <w:r w:rsidRPr="002B1A2D">
              <w:rPr>
                <w:rFonts w:ascii="Times New Roman" w:eastAsiaTheme="majorEastAsia" w:hAnsi="Times New Roman" w:cstheme="majorBidi"/>
                <w:spacing w:val="-10"/>
                <w:kern w:val="28"/>
                <w:sz w:val="24"/>
                <w:szCs w:val="18"/>
              </w:rPr>
              <w:t>E.g.</w:t>
            </w:r>
            <w:r w:rsidRPr="002B1A2D">
              <w:rPr>
                <w:rFonts w:ascii="Times New Roman" w:eastAsiaTheme="majorEastAsia" w:hAnsi="Times New Roman" w:cstheme="majorBidi"/>
                <w:spacing w:val="-10"/>
                <w:kern w:val="28"/>
                <w:sz w:val="24"/>
                <w:szCs w:val="18"/>
              </w:rPr>
              <w:t>: “Assistant Professor”</w:t>
            </w:r>
          </w:p>
        </w:tc>
      </w:tr>
    </w:tbl>
    <w:p w14:paraId="28A292E1" w14:textId="77777777" w:rsidR="002B1A2D" w:rsidRDefault="002B1A2D" w:rsidP="002B1A2D">
      <w:pPr>
        <w:jc w:val="both"/>
        <w:rPr>
          <w:rFonts w:ascii="Times New Roman" w:eastAsiaTheme="majorEastAsia" w:hAnsi="Times New Roman" w:cstheme="majorBidi"/>
          <w:spacing w:val="-10"/>
          <w:kern w:val="28"/>
          <w:sz w:val="24"/>
          <w:szCs w:val="18"/>
        </w:rPr>
      </w:pPr>
    </w:p>
    <w:p w14:paraId="124D267E" w14:textId="461774E2" w:rsidR="002B1A2D" w:rsidRPr="002B1A2D" w:rsidRDefault="00457CEF" w:rsidP="002B1A2D">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Admin</w:t>
      </w:r>
      <w:r w:rsidR="002B1A2D" w:rsidRPr="002B1A2D">
        <w:rPr>
          <w:rFonts w:ascii="Times New Roman" w:eastAsiaTheme="majorEastAsia" w:hAnsi="Times New Roman" w:cstheme="majorBidi"/>
          <w:spacing w:val="-10"/>
          <w:kern w:val="28"/>
          <w:sz w:val="24"/>
          <w:szCs w:val="18"/>
        </w:rPr>
        <w:t>_T</w:t>
      </w:r>
    </w:p>
    <w:tbl>
      <w:tblPr>
        <w:tblW w:w="0" w:type="auto"/>
        <w:tblCellMar>
          <w:top w:w="15" w:type="dxa"/>
          <w:left w:w="15" w:type="dxa"/>
          <w:bottom w:w="15" w:type="dxa"/>
          <w:right w:w="15" w:type="dxa"/>
        </w:tblCellMar>
        <w:tblLook w:val="04A0" w:firstRow="1" w:lastRow="0" w:firstColumn="1" w:lastColumn="0" w:noHBand="0" w:noVBand="1"/>
      </w:tblPr>
      <w:tblGrid>
        <w:gridCol w:w="1367"/>
        <w:gridCol w:w="1354"/>
        <w:gridCol w:w="1334"/>
        <w:gridCol w:w="4592"/>
      </w:tblGrid>
      <w:tr w:rsidR="002B1A2D" w:rsidRPr="002B1A2D" w14:paraId="1A6D22A8" w14:textId="77777777" w:rsidTr="002B1A2D">
        <w:trPr>
          <w:trHeight w:val="5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Remarks</w:t>
            </w:r>
          </w:p>
        </w:tc>
      </w:tr>
      <w:tr w:rsidR="002B1A2D" w:rsidRPr="002B1A2D" w14:paraId="4CBBE7C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2B1A2D" w:rsidRDefault="00457CEF" w:rsidP="002B1A2D">
            <w:pPr>
              <w:jc w:val="both"/>
              <w:rPr>
                <w:rFonts w:ascii="Times New Roman" w:eastAsiaTheme="majorEastAsia" w:hAnsi="Times New Roman" w:cstheme="majorBidi"/>
                <w:spacing w:val="-10"/>
                <w:kern w:val="28"/>
                <w:sz w:val="24"/>
                <w:szCs w:val="18"/>
              </w:rPr>
            </w:pPr>
            <w:r w:rsidRPr="00457CEF">
              <w:rPr>
                <w:rFonts w:ascii="Times New Roman" w:eastAsiaTheme="majorEastAsia" w:hAnsi="Times New Roman" w:cstheme="majorBidi"/>
                <w:spacing w:val="-10"/>
                <w:kern w:val="28"/>
                <w:sz w:val="24"/>
                <w:szCs w:val="18"/>
              </w:rPr>
              <w:t>n</w:t>
            </w:r>
            <w:r>
              <w:rPr>
                <w:rFonts w:ascii="Times New Roman" w:eastAsiaTheme="majorEastAsia" w:hAnsi="Times New Roman" w:cstheme="majorBidi"/>
                <w:spacing w:val="-10"/>
                <w:kern w:val="28"/>
                <w:sz w:val="24"/>
                <w:szCs w:val="18"/>
              </w:rPr>
              <w:t>Admin</w:t>
            </w:r>
            <w:r w:rsidRPr="00457CEF">
              <w:rPr>
                <w:rFonts w:ascii="Times New Roman" w:eastAsiaTheme="majorEastAsia" w:hAnsi="Times New Roman" w:cstheme="majorBidi"/>
                <w:spacing w:val="-10"/>
                <w:kern w:val="28"/>
                <w:sz w:val="24"/>
                <w:szCs w:val="1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2B1A2D" w:rsidRDefault="002B1A2D" w:rsidP="002B1A2D">
            <w:pPr>
              <w:jc w:val="both"/>
              <w:rPr>
                <w:rFonts w:ascii="Times New Roman" w:eastAsiaTheme="majorEastAsia" w:hAnsi="Times New Roman" w:cstheme="majorBidi"/>
                <w:spacing w:val="-10"/>
                <w:kern w:val="28"/>
                <w:sz w:val="24"/>
                <w:szCs w:val="1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This is the</w:t>
            </w:r>
            <w:r w:rsidR="00317BB2">
              <w:rPr>
                <w:rFonts w:ascii="Times New Roman" w:eastAsiaTheme="majorEastAsia" w:hAnsi="Times New Roman" w:cstheme="majorBidi"/>
                <w:spacing w:val="-10"/>
                <w:kern w:val="28"/>
                <w:sz w:val="24"/>
                <w:szCs w:val="18"/>
              </w:rPr>
              <w:t xml:space="preserve"> primary key for the admin table</w:t>
            </w:r>
            <w:r w:rsidRPr="002B1A2D">
              <w:rPr>
                <w:rFonts w:ascii="Times New Roman" w:eastAsiaTheme="majorEastAsia" w:hAnsi="Times New Roman" w:cstheme="majorBidi"/>
                <w:spacing w:val="-10"/>
                <w:kern w:val="28"/>
                <w:sz w:val="24"/>
                <w:szCs w:val="18"/>
              </w:rPr>
              <w:t>.  </w:t>
            </w:r>
          </w:p>
          <w:p w14:paraId="1795110D" w14:textId="7570C92C" w:rsidR="002B1A2D" w:rsidRPr="002B1A2D" w:rsidRDefault="00317BB2"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E.g.</w:t>
            </w:r>
            <w:r w:rsidR="002B1A2D" w:rsidRPr="002B1A2D">
              <w:rPr>
                <w:rFonts w:ascii="Times New Roman" w:eastAsiaTheme="majorEastAsia" w:hAnsi="Times New Roman" w:cstheme="majorBidi"/>
                <w:spacing w:val="-10"/>
                <w:kern w:val="28"/>
                <w:sz w:val="24"/>
                <w:szCs w:val="18"/>
              </w:rPr>
              <w:t>: “4250”</w:t>
            </w:r>
          </w:p>
        </w:tc>
      </w:tr>
      <w:tr w:rsidR="002B1A2D" w:rsidRPr="002B1A2D" w14:paraId="1BDBCE7E" w14:textId="77777777" w:rsidTr="002B1A2D">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2B1A2D" w:rsidRDefault="00457CEF" w:rsidP="002B1A2D">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cAdminType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2B1A2D" w:rsidRDefault="00457CEF"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3</w:t>
            </w:r>
            <w:r w:rsidR="00317BB2">
              <w:rPr>
                <w:rFonts w:ascii="Times New Roman" w:eastAsiaTheme="majorEastAsia" w:hAnsi="Times New Roman" w:cstheme="majorBidi"/>
                <w:spacing w:val="-10"/>
                <w:kern w:val="28"/>
                <w:sz w:val="24"/>
                <w:szCs w:val="18"/>
              </w:rPr>
              <w:t>0</w:t>
            </w:r>
            <w:r w:rsidRPr="002B1A2D">
              <w:rPr>
                <w:rFonts w:ascii="Times New Roman" w:eastAsiaTheme="majorEastAsia" w:hAnsi="Times New Roman" w:cstheme="majorBidi"/>
                <w:spacing w:val="-10"/>
                <w:kern w:val="28"/>
                <w:sz w:val="24"/>
                <w:szCs w:val="1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 xml:space="preserve">This is the </w:t>
            </w:r>
            <w:r w:rsidR="00317BB2">
              <w:rPr>
                <w:rFonts w:ascii="Times New Roman" w:eastAsiaTheme="majorEastAsia" w:hAnsi="Times New Roman" w:cstheme="majorBidi"/>
                <w:spacing w:val="-10"/>
                <w:kern w:val="28"/>
                <w:sz w:val="24"/>
                <w:szCs w:val="18"/>
              </w:rPr>
              <w:t>type of user logging in</w:t>
            </w:r>
          </w:p>
          <w:p w14:paraId="3E4C9ACF" w14:textId="4252ADDE"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 xml:space="preserve"> </w:t>
            </w:r>
            <w:r w:rsidR="00317BB2" w:rsidRPr="002B1A2D">
              <w:rPr>
                <w:rFonts w:ascii="Times New Roman" w:eastAsiaTheme="majorEastAsia" w:hAnsi="Times New Roman" w:cstheme="majorBidi"/>
                <w:spacing w:val="-10"/>
                <w:kern w:val="28"/>
                <w:sz w:val="24"/>
                <w:szCs w:val="18"/>
              </w:rPr>
              <w:t>E.g.</w:t>
            </w:r>
            <w:r w:rsidRPr="002B1A2D">
              <w:rPr>
                <w:rFonts w:ascii="Times New Roman" w:eastAsiaTheme="majorEastAsia" w:hAnsi="Times New Roman" w:cstheme="majorBidi"/>
                <w:spacing w:val="-10"/>
                <w:kern w:val="28"/>
                <w:sz w:val="24"/>
                <w:szCs w:val="18"/>
              </w:rPr>
              <w:t>: “</w:t>
            </w:r>
            <w:r w:rsidR="00317BB2">
              <w:rPr>
                <w:rFonts w:ascii="Times New Roman" w:eastAsiaTheme="majorEastAsia" w:hAnsi="Times New Roman" w:cstheme="majorBidi"/>
                <w:spacing w:val="-10"/>
                <w:kern w:val="28"/>
                <w:sz w:val="24"/>
                <w:szCs w:val="18"/>
              </w:rPr>
              <w:t>VC</w:t>
            </w:r>
            <w:r w:rsidRPr="002B1A2D">
              <w:rPr>
                <w:rFonts w:ascii="Times New Roman" w:eastAsiaTheme="majorEastAsia" w:hAnsi="Times New Roman" w:cstheme="majorBidi"/>
                <w:spacing w:val="-10"/>
                <w:kern w:val="28"/>
                <w:sz w:val="24"/>
                <w:szCs w:val="18"/>
              </w:rPr>
              <w:t>”</w:t>
            </w:r>
          </w:p>
        </w:tc>
      </w:tr>
      <w:tr w:rsidR="002B1A2D" w:rsidRPr="002B1A2D" w14:paraId="3B058545" w14:textId="77777777" w:rsidTr="002B1A2D">
        <w:trPr>
          <w:trHeight w:val="8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dJoinDate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This is starting date.  </w:t>
            </w:r>
          </w:p>
          <w:p w14:paraId="16970773" w14:textId="6B8E0EAB" w:rsidR="002B1A2D" w:rsidRPr="002B1A2D" w:rsidRDefault="00317BB2"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E.g.</w:t>
            </w:r>
            <w:r w:rsidR="002B1A2D" w:rsidRPr="002B1A2D">
              <w:rPr>
                <w:rFonts w:ascii="Times New Roman" w:eastAsiaTheme="majorEastAsia" w:hAnsi="Times New Roman" w:cstheme="majorBidi"/>
                <w:spacing w:val="-10"/>
                <w:kern w:val="28"/>
                <w:sz w:val="24"/>
                <w:szCs w:val="18"/>
              </w:rPr>
              <w:t>: “01-03-2020”</w:t>
            </w:r>
          </w:p>
        </w:tc>
      </w:tr>
      <w:tr w:rsidR="002B1A2D" w:rsidRPr="002B1A2D" w14:paraId="331C4A94" w14:textId="77777777" w:rsidTr="002B1A2D">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cRank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2B1A2D"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Default="002B1A2D"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 xml:space="preserve">This is the rank of the </w:t>
            </w:r>
            <w:r w:rsidR="00317BB2">
              <w:rPr>
                <w:rFonts w:ascii="Times New Roman" w:eastAsiaTheme="majorEastAsia" w:hAnsi="Times New Roman" w:cstheme="majorBidi"/>
                <w:spacing w:val="-10"/>
                <w:kern w:val="28"/>
                <w:sz w:val="24"/>
                <w:szCs w:val="18"/>
              </w:rPr>
              <w:t>admin</w:t>
            </w:r>
            <w:r w:rsidRPr="002B1A2D">
              <w:rPr>
                <w:rFonts w:ascii="Times New Roman" w:eastAsiaTheme="majorEastAsia" w:hAnsi="Times New Roman" w:cstheme="majorBidi"/>
                <w:spacing w:val="-10"/>
                <w:kern w:val="28"/>
                <w:sz w:val="24"/>
                <w:szCs w:val="18"/>
              </w:rPr>
              <w:t xml:space="preserve">.  </w:t>
            </w:r>
          </w:p>
          <w:p w14:paraId="52F8F001" w14:textId="7D6D33DE" w:rsidR="002B1A2D" w:rsidRPr="002B1A2D" w:rsidRDefault="00317BB2" w:rsidP="002B1A2D">
            <w:pPr>
              <w:jc w:val="both"/>
              <w:rPr>
                <w:rFonts w:ascii="Times New Roman" w:eastAsiaTheme="majorEastAsia" w:hAnsi="Times New Roman" w:cstheme="majorBidi"/>
                <w:spacing w:val="-10"/>
                <w:kern w:val="28"/>
                <w:sz w:val="24"/>
                <w:szCs w:val="18"/>
              </w:rPr>
            </w:pPr>
            <w:r w:rsidRPr="002B1A2D">
              <w:rPr>
                <w:rFonts w:ascii="Times New Roman" w:eastAsiaTheme="majorEastAsia" w:hAnsi="Times New Roman" w:cstheme="majorBidi"/>
                <w:spacing w:val="-10"/>
                <w:kern w:val="28"/>
                <w:sz w:val="24"/>
                <w:szCs w:val="18"/>
              </w:rPr>
              <w:t>E.g.</w:t>
            </w:r>
            <w:r w:rsidR="002B1A2D" w:rsidRPr="002B1A2D">
              <w:rPr>
                <w:rFonts w:ascii="Times New Roman" w:eastAsiaTheme="majorEastAsia" w:hAnsi="Times New Roman" w:cstheme="majorBidi"/>
                <w:spacing w:val="-10"/>
                <w:kern w:val="28"/>
                <w:sz w:val="24"/>
                <w:szCs w:val="18"/>
              </w:rPr>
              <w:t>: “Assistant Professor”</w:t>
            </w:r>
          </w:p>
        </w:tc>
      </w:tr>
      <w:tr w:rsidR="00317BB2" w:rsidRPr="00317BB2" w14:paraId="1D1E2E83" w14:textId="77777777" w:rsidTr="00317BB2">
        <w:trPr>
          <w:trHeight w:val="9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317BB2" w:rsidRDefault="00317BB2" w:rsidP="00317BB2">
            <w:pPr>
              <w:jc w:val="both"/>
              <w:rPr>
                <w:rFonts w:ascii="Times New Roman" w:eastAsiaTheme="majorEastAsia" w:hAnsi="Times New Roman" w:cstheme="majorBidi"/>
                <w:spacing w:val="-10"/>
                <w:kern w:val="28"/>
                <w:sz w:val="24"/>
                <w:szCs w:val="18"/>
              </w:rPr>
            </w:pPr>
            <w:r w:rsidRPr="00317BB2">
              <w:rPr>
                <w:rFonts w:ascii="Times New Roman" w:eastAsiaTheme="majorEastAsia" w:hAnsi="Times New Roman" w:cstheme="majorBidi"/>
                <w:spacing w:val="-10"/>
                <w:kern w:val="28"/>
                <w:sz w:val="24"/>
                <w:szCs w:val="18"/>
              </w:rPr>
              <w:t>dEndDate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317BB2" w:rsidRDefault="00317BB2" w:rsidP="00317BB2">
            <w:pPr>
              <w:jc w:val="both"/>
              <w:rPr>
                <w:rFonts w:ascii="Times New Roman" w:eastAsiaTheme="majorEastAsia" w:hAnsi="Times New Roman" w:cstheme="majorBidi"/>
                <w:spacing w:val="-10"/>
                <w:kern w:val="28"/>
                <w:sz w:val="24"/>
                <w:szCs w:val="18"/>
              </w:rPr>
            </w:pPr>
            <w:r w:rsidRPr="00317BB2">
              <w:rPr>
                <w:rFonts w:ascii="Times New Roman" w:eastAsiaTheme="majorEastAsia" w:hAnsi="Times New Roman" w:cstheme="majorBidi"/>
                <w:spacing w:val="-10"/>
                <w:kern w:val="28"/>
                <w:sz w:val="24"/>
                <w:szCs w:val="18"/>
              </w:rPr>
              <w:t>DATE </w:t>
            </w:r>
          </w:p>
        </w:tc>
        <w:tc>
          <w:tcPr>
            <w:tcW w:w="1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317BB2" w:rsidRDefault="00317BB2" w:rsidP="00317BB2">
            <w:pPr>
              <w:jc w:val="both"/>
              <w:rPr>
                <w:rFonts w:ascii="Times New Roman" w:eastAsiaTheme="majorEastAsia" w:hAnsi="Times New Roman" w:cstheme="majorBidi"/>
                <w:spacing w:val="-10"/>
                <w:kern w:val="28"/>
                <w:sz w:val="24"/>
                <w:szCs w:val="18"/>
              </w:rPr>
            </w:pPr>
            <w:r w:rsidRPr="00317BB2">
              <w:rPr>
                <w:rFonts w:ascii="Times New Roman" w:eastAsiaTheme="majorEastAsia" w:hAnsi="Times New Roman" w:cstheme="majorBidi"/>
                <w:spacing w:val="-10"/>
                <w:kern w:val="28"/>
                <w:sz w:val="24"/>
                <w:szCs w:val="18"/>
              </w:rPr>
              <w:t>dd-mm </w:t>
            </w:r>
          </w:p>
          <w:p w14:paraId="2AFA97C3" w14:textId="77777777" w:rsidR="00317BB2" w:rsidRPr="00317BB2" w:rsidRDefault="00317BB2" w:rsidP="00317BB2">
            <w:pPr>
              <w:jc w:val="both"/>
              <w:rPr>
                <w:rFonts w:ascii="Times New Roman" w:eastAsiaTheme="majorEastAsia" w:hAnsi="Times New Roman" w:cstheme="majorBidi"/>
                <w:spacing w:val="-10"/>
                <w:kern w:val="28"/>
                <w:sz w:val="24"/>
                <w:szCs w:val="18"/>
              </w:rPr>
            </w:pPr>
            <w:r w:rsidRPr="00317BB2">
              <w:rPr>
                <w:rFonts w:ascii="Times New Roman" w:eastAsiaTheme="majorEastAsia" w:hAnsi="Times New Roman" w:cstheme="majorBidi"/>
                <w:spacing w:val="-10"/>
                <w:kern w:val="28"/>
                <w:sz w:val="24"/>
                <w:szCs w:val="18"/>
              </w:rPr>
              <w:t>yyyy</w:t>
            </w:r>
          </w:p>
        </w:tc>
        <w:tc>
          <w:tcPr>
            <w:tcW w:w="45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Default="00317BB2" w:rsidP="00317BB2">
            <w:pPr>
              <w:jc w:val="both"/>
              <w:rPr>
                <w:rFonts w:ascii="Times New Roman" w:eastAsiaTheme="majorEastAsia" w:hAnsi="Times New Roman" w:cstheme="majorBidi"/>
                <w:spacing w:val="-10"/>
                <w:kern w:val="28"/>
                <w:sz w:val="24"/>
                <w:szCs w:val="18"/>
              </w:rPr>
            </w:pPr>
            <w:r w:rsidRPr="00317BB2">
              <w:rPr>
                <w:rFonts w:ascii="Times New Roman" w:eastAsiaTheme="majorEastAsia" w:hAnsi="Times New Roman" w:cstheme="majorBidi"/>
                <w:spacing w:val="-10"/>
                <w:kern w:val="28"/>
                <w:sz w:val="24"/>
                <w:szCs w:val="18"/>
              </w:rPr>
              <w:t>This is the date</w:t>
            </w:r>
            <w:r w:rsidR="00994723">
              <w:rPr>
                <w:rFonts w:ascii="Times New Roman" w:eastAsiaTheme="majorEastAsia" w:hAnsi="Times New Roman" w:cstheme="majorBidi"/>
                <w:spacing w:val="-10"/>
                <w:kern w:val="28"/>
                <w:sz w:val="24"/>
                <w:szCs w:val="18"/>
              </w:rPr>
              <w:t xml:space="preserve"> the admin</w:t>
            </w:r>
            <w:r w:rsidRPr="00317BB2">
              <w:rPr>
                <w:rFonts w:ascii="Times New Roman" w:eastAsiaTheme="majorEastAsia" w:hAnsi="Times New Roman" w:cstheme="majorBidi"/>
                <w:spacing w:val="-10"/>
                <w:kern w:val="28"/>
                <w:sz w:val="24"/>
                <w:szCs w:val="18"/>
              </w:rPr>
              <w:t xml:space="preserve"> </w:t>
            </w:r>
            <w:r w:rsidR="00994723" w:rsidRPr="00317BB2">
              <w:rPr>
                <w:rFonts w:ascii="Times New Roman" w:eastAsiaTheme="majorEastAsia" w:hAnsi="Times New Roman" w:cstheme="majorBidi"/>
                <w:spacing w:val="-10"/>
                <w:kern w:val="28"/>
                <w:sz w:val="24"/>
                <w:szCs w:val="18"/>
              </w:rPr>
              <w:t>retires</w:t>
            </w:r>
            <w:r w:rsidRPr="00317BB2">
              <w:rPr>
                <w:rFonts w:ascii="Times New Roman" w:eastAsiaTheme="majorEastAsia" w:hAnsi="Times New Roman" w:cstheme="majorBidi"/>
                <w:spacing w:val="-10"/>
                <w:kern w:val="28"/>
                <w:sz w:val="24"/>
                <w:szCs w:val="18"/>
              </w:rPr>
              <w:t xml:space="preserve"> from </w:t>
            </w:r>
            <w:r w:rsidR="00994723" w:rsidRPr="00317BB2">
              <w:rPr>
                <w:rFonts w:ascii="Times New Roman" w:eastAsiaTheme="majorEastAsia" w:hAnsi="Times New Roman" w:cstheme="majorBidi"/>
                <w:spacing w:val="-10"/>
                <w:kern w:val="28"/>
                <w:sz w:val="24"/>
                <w:szCs w:val="18"/>
              </w:rPr>
              <w:t>his post</w:t>
            </w:r>
            <w:r w:rsidRPr="00317BB2">
              <w:rPr>
                <w:rFonts w:ascii="Times New Roman" w:eastAsiaTheme="majorEastAsia" w:hAnsi="Times New Roman" w:cstheme="majorBidi"/>
                <w:spacing w:val="-10"/>
                <w:kern w:val="28"/>
                <w:sz w:val="24"/>
                <w:szCs w:val="18"/>
              </w:rPr>
              <w:t xml:space="preserve">. </w:t>
            </w:r>
          </w:p>
          <w:p w14:paraId="6A9CD181" w14:textId="0065C6E6" w:rsidR="00317BB2" w:rsidRPr="00317BB2" w:rsidRDefault="00317BB2" w:rsidP="00317BB2">
            <w:pPr>
              <w:jc w:val="both"/>
              <w:rPr>
                <w:rFonts w:ascii="Times New Roman" w:eastAsiaTheme="majorEastAsia" w:hAnsi="Times New Roman" w:cstheme="majorBidi"/>
                <w:spacing w:val="-10"/>
                <w:kern w:val="28"/>
                <w:sz w:val="24"/>
                <w:szCs w:val="18"/>
              </w:rPr>
            </w:pPr>
            <w:r w:rsidRPr="00317BB2">
              <w:rPr>
                <w:rFonts w:ascii="Times New Roman" w:eastAsiaTheme="majorEastAsia" w:hAnsi="Times New Roman" w:cstheme="majorBidi"/>
                <w:spacing w:val="-10"/>
                <w:kern w:val="28"/>
                <w:sz w:val="24"/>
                <w:szCs w:val="18"/>
              </w:rPr>
              <w:t>E.g.</w:t>
            </w:r>
            <w:r w:rsidRPr="00317BB2">
              <w:rPr>
                <w:rFonts w:ascii="Times New Roman" w:eastAsiaTheme="majorEastAsia" w:hAnsi="Times New Roman" w:cstheme="majorBidi"/>
                <w:spacing w:val="-10"/>
                <w:kern w:val="28"/>
                <w:sz w:val="24"/>
                <w:szCs w:val="18"/>
              </w:rPr>
              <w:t>: “01-03-2024”</w:t>
            </w:r>
          </w:p>
        </w:tc>
      </w:tr>
    </w:tbl>
    <w:p w14:paraId="6BB90B43" w14:textId="77777777" w:rsidR="002B1A2D" w:rsidRDefault="002B1A2D" w:rsidP="00AD14AF">
      <w:pPr>
        <w:jc w:val="both"/>
        <w:rPr>
          <w:rFonts w:ascii="Times New Roman" w:eastAsiaTheme="majorEastAsia" w:hAnsi="Times New Roman" w:cstheme="majorBidi"/>
          <w:spacing w:val="-10"/>
          <w:kern w:val="28"/>
          <w:sz w:val="24"/>
          <w:szCs w:val="18"/>
        </w:rPr>
      </w:pPr>
    </w:p>
    <w:p w14:paraId="3A32CAC2" w14:textId="60647129" w:rsidR="00777899" w:rsidRDefault="00777899" w:rsidP="00306330">
      <w:pPr>
        <w:pStyle w:val="Heading1"/>
      </w:pPr>
      <w:bookmarkStart w:id="48" w:name="_Toc115214378"/>
      <w:bookmarkStart w:id="49" w:name="_Toc115216016"/>
      <w:r>
        <w:lastRenderedPageBreak/>
        <w:t>Ch-4 Physical System Design</w:t>
      </w:r>
      <w:bookmarkEnd w:id="48"/>
      <w:bookmarkEnd w:id="49"/>
    </w:p>
    <w:p w14:paraId="4999378A" w14:textId="6AE2A1EB" w:rsidR="00777899" w:rsidRDefault="00777899" w:rsidP="002177CF">
      <w:pPr>
        <w:pStyle w:val="Heading2"/>
      </w:pPr>
      <w:bookmarkStart w:id="50" w:name="_Toc115214379"/>
      <w:bookmarkStart w:id="51" w:name="_Toc115216017"/>
      <w:r>
        <w:t>Input Forms</w:t>
      </w:r>
      <w:bookmarkEnd w:id="50"/>
      <w:bookmarkEnd w:id="51"/>
    </w:p>
    <w:p w14:paraId="15F4726A" w14:textId="27603F42" w:rsidR="00777899" w:rsidRDefault="00777899" w:rsidP="002177CF">
      <w:pPr>
        <w:pStyle w:val="Heading3"/>
      </w:pPr>
      <w:bookmarkStart w:id="52" w:name="_Toc115214380"/>
      <w:bookmarkStart w:id="53" w:name="_Toc115216018"/>
      <w:r>
        <w:t>Purpose</w:t>
      </w:r>
      <w:bookmarkEnd w:id="52"/>
      <w:bookmarkEnd w:id="53"/>
    </w:p>
    <w:p w14:paraId="34BE4E8E" w14:textId="50FB4114" w:rsidR="00F83E9F" w:rsidRPr="00F83E9F" w:rsidRDefault="00F83E9F"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5DD618B5" w14:textId="3C4E9F17" w:rsidR="00777899" w:rsidRDefault="00777899" w:rsidP="002177CF">
      <w:pPr>
        <w:pStyle w:val="Heading3"/>
      </w:pPr>
      <w:bookmarkStart w:id="54" w:name="_Toc115214381"/>
      <w:bookmarkStart w:id="55" w:name="_Toc115216019"/>
      <w:r>
        <w:t>Controls and flow controls of the form</w:t>
      </w:r>
      <w:bookmarkEnd w:id="54"/>
      <w:bookmarkEnd w:id="55"/>
    </w:p>
    <w:p w14:paraId="1AAC6032" w14:textId="7EC5A06D" w:rsidR="00F83E9F" w:rsidRPr="00F83E9F" w:rsidRDefault="00F83E9F"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797ECD8A" w14:textId="374D3BFC" w:rsidR="00777899" w:rsidRDefault="00777899" w:rsidP="002177CF">
      <w:pPr>
        <w:pStyle w:val="Heading3"/>
      </w:pPr>
      <w:bookmarkStart w:id="56" w:name="_Toc115214382"/>
      <w:bookmarkStart w:id="57" w:name="_Toc115216020"/>
      <w:r>
        <w:t>Related SQL Used</w:t>
      </w:r>
      <w:bookmarkEnd w:id="56"/>
      <w:bookmarkEnd w:id="57"/>
    </w:p>
    <w:p w14:paraId="02132DDC" w14:textId="18EC9417" w:rsidR="00F83E9F" w:rsidRPr="00F83E9F" w:rsidRDefault="00F83E9F" w:rsidP="002F0A16">
      <w:pPr>
        <w:pStyle w:val="ProjectBody"/>
      </w:pPr>
      <w:r>
        <w:t xml:space="preserve">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w:t>
      </w:r>
    </w:p>
    <w:p w14:paraId="10A015A8" w14:textId="3885F052" w:rsidR="00777899" w:rsidRDefault="00777899" w:rsidP="002177CF">
      <w:pPr>
        <w:pStyle w:val="Heading2"/>
      </w:pPr>
      <w:bookmarkStart w:id="58" w:name="_Toc115214383"/>
      <w:bookmarkStart w:id="59" w:name="_Toc115216021"/>
      <w:r>
        <w:t>Output Query &amp; Reports</w:t>
      </w:r>
      <w:bookmarkEnd w:id="58"/>
      <w:bookmarkEnd w:id="59"/>
    </w:p>
    <w:p w14:paraId="686B7E82" w14:textId="45ACE686" w:rsidR="00777899" w:rsidRDefault="00777899" w:rsidP="00540C7F">
      <w:pPr>
        <w:pStyle w:val="Heading3"/>
      </w:pPr>
      <w:bookmarkStart w:id="60" w:name="_Toc115214384"/>
      <w:bookmarkStart w:id="61" w:name="_Toc115216022"/>
      <w:r>
        <w:t>Purpose and use</w:t>
      </w:r>
      <w:bookmarkEnd w:id="60"/>
      <w:bookmarkEnd w:id="61"/>
    </w:p>
    <w:p w14:paraId="32DC1448" w14:textId="14E6578D" w:rsidR="00F83E9F" w:rsidRPr="00F83E9F" w:rsidRDefault="00F83E9F" w:rsidP="002F0A16">
      <w:pPr>
        <w:pStyle w:val="ProjectBody"/>
      </w:pPr>
      <w:r>
        <w:t xml:space="preserve">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w:t>
      </w:r>
      <w:r>
        <w:lastRenderedPageBreak/>
        <w:t>Lorem Ipsum Lorem Ipsum Lorem Ipsum Lorem Ipsum Lorem Ipsum Lorem Ipsum Lorem Ipsum</w:t>
      </w:r>
    </w:p>
    <w:p w14:paraId="7EE12F11" w14:textId="516C14A8" w:rsidR="00777899" w:rsidRDefault="00777899" w:rsidP="00540C7F">
      <w:pPr>
        <w:pStyle w:val="Heading3"/>
      </w:pPr>
      <w:bookmarkStart w:id="62" w:name="_Toc115214385"/>
      <w:bookmarkStart w:id="63" w:name="_Toc115216023"/>
      <w:r>
        <w:t>Controls and flow of controls</w:t>
      </w:r>
      <w:bookmarkEnd w:id="62"/>
      <w:bookmarkEnd w:id="63"/>
      <w:r>
        <w:t xml:space="preserve"> </w:t>
      </w:r>
    </w:p>
    <w:p w14:paraId="49474FCD" w14:textId="11127432" w:rsidR="00F83E9F" w:rsidRPr="00F83E9F" w:rsidRDefault="00F83E9F"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1FD7AA52" w14:textId="4E92E44C" w:rsidR="00777899" w:rsidRDefault="00777899" w:rsidP="00540C7F">
      <w:pPr>
        <w:pStyle w:val="Heading3"/>
      </w:pPr>
      <w:bookmarkStart w:id="64" w:name="_Toc115214386"/>
      <w:bookmarkStart w:id="65" w:name="_Toc115216024"/>
      <w:r>
        <w:t>Description along with SQL</w:t>
      </w:r>
      <w:bookmarkEnd w:id="64"/>
      <w:bookmarkEnd w:id="65"/>
    </w:p>
    <w:p w14:paraId="4B98CCA5" w14:textId="46FD2793" w:rsidR="00F83E9F" w:rsidRPr="00F83E9F" w:rsidRDefault="00F83E9F"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2FADCB1B" w14:textId="44A875A6" w:rsidR="00D73464" w:rsidRDefault="00777899" w:rsidP="002177CF">
      <w:pPr>
        <w:pStyle w:val="Heading2"/>
      </w:pPr>
      <w:bookmarkStart w:id="66" w:name="_Toc115214387"/>
      <w:bookmarkStart w:id="67" w:name="_Toc115216025"/>
      <w:r>
        <w:t>System Design Architecture</w:t>
      </w:r>
      <w:bookmarkEnd w:id="66"/>
      <w:bookmarkEnd w:id="67"/>
    </w:p>
    <w:p w14:paraId="1F6A1E84" w14:textId="09B7948D" w:rsidR="00330877" w:rsidRDefault="00D73464" w:rsidP="002F0A16">
      <w:pPr>
        <w:pStyle w:val="ProjectBody"/>
        <w:rPr>
          <w:rFonts w:eastAsiaTheme="majorEastAsia" w:cstheme="majorBidi"/>
          <w:spacing w:val="-10"/>
          <w:kern w:val="28"/>
        </w:rPr>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r w:rsidR="00330877">
        <w:br w:type="page"/>
      </w:r>
    </w:p>
    <w:p w14:paraId="79DE6D92" w14:textId="450378AB" w:rsidR="000959E0" w:rsidRDefault="00777899" w:rsidP="00306330">
      <w:pPr>
        <w:pStyle w:val="Heading1"/>
      </w:pPr>
      <w:bookmarkStart w:id="68" w:name="_Toc115214388"/>
      <w:bookmarkStart w:id="69" w:name="_Toc115216026"/>
      <w:r>
        <w:lastRenderedPageBreak/>
        <w:t>Ch-5 Conclusion</w:t>
      </w:r>
      <w:bookmarkEnd w:id="68"/>
      <w:bookmarkEnd w:id="69"/>
      <w:r>
        <w:t xml:space="preserve"> </w:t>
      </w:r>
    </w:p>
    <w:p w14:paraId="395590F1" w14:textId="69384D17" w:rsidR="00777899" w:rsidRDefault="00777899" w:rsidP="002177CF">
      <w:pPr>
        <w:pStyle w:val="Heading2"/>
      </w:pPr>
      <w:bookmarkStart w:id="70" w:name="_Toc115214389"/>
      <w:bookmarkStart w:id="71" w:name="_Toc115216027"/>
      <w:r>
        <w:t>Problem &amp; Solution</w:t>
      </w:r>
      <w:bookmarkEnd w:id="70"/>
      <w:bookmarkEnd w:id="71"/>
    </w:p>
    <w:p w14:paraId="162E92EF" w14:textId="77777777" w:rsidR="004014D9" w:rsidRPr="003118CB" w:rsidRDefault="004014D9"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202101F0" w14:textId="77777777" w:rsidR="004014D9" w:rsidRDefault="004014D9" w:rsidP="002F0A16">
      <w:pPr>
        <w:pStyle w:val="ProjectBody"/>
      </w:pPr>
    </w:p>
    <w:p w14:paraId="602497F7" w14:textId="3C014D97" w:rsidR="00777899" w:rsidRDefault="00777899" w:rsidP="002177CF">
      <w:pPr>
        <w:pStyle w:val="Heading2"/>
      </w:pPr>
      <w:bookmarkStart w:id="72" w:name="_Toc115214390"/>
      <w:bookmarkStart w:id="73" w:name="_Toc115216028"/>
      <w:r>
        <w:t>Additional feature &amp; Future Development</w:t>
      </w:r>
      <w:bookmarkEnd w:id="72"/>
      <w:bookmarkEnd w:id="73"/>
      <w:r>
        <w:t xml:space="preserve"> </w:t>
      </w:r>
    </w:p>
    <w:p w14:paraId="5A397A68" w14:textId="77777777" w:rsidR="004014D9" w:rsidRPr="003118CB" w:rsidRDefault="004014D9"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5CD2C1A7" w14:textId="77777777" w:rsidR="004014D9" w:rsidRDefault="004014D9" w:rsidP="002F0A16">
      <w:pPr>
        <w:pStyle w:val="ProjectBody"/>
      </w:pPr>
    </w:p>
    <w:p w14:paraId="76E6BD83" w14:textId="223D6CE1" w:rsidR="00777899" w:rsidRDefault="00777899" w:rsidP="002177CF">
      <w:pPr>
        <w:pStyle w:val="Heading2"/>
      </w:pPr>
      <w:bookmarkStart w:id="74" w:name="_Toc115214391"/>
      <w:bookmarkStart w:id="75" w:name="_Toc115216029"/>
      <w:r>
        <w:t>Conclusion &amp; Recommendations</w:t>
      </w:r>
      <w:bookmarkEnd w:id="74"/>
      <w:bookmarkEnd w:id="75"/>
    </w:p>
    <w:p w14:paraId="6AE58F0F" w14:textId="77777777" w:rsidR="004014D9" w:rsidRPr="003118CB" w:rsidRDefault="004014D9" w:rsidP="002F0A16">
      <w:pPr>
        <w:pStyle w:val="ProjectBody"/>
      </w:pPr>
      <w:r>
        <w:t>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 Lorem Ipsum</w:t>
      </w:r>
    </w:p>
    <w:p w14:paraId="7FF8B434" w14:textId="77777777" w:rsidR="004014D9" w:rsidRDefault="004014D9" w:rsidP="002F0A16">
      <w:pPr>
        <w:pStyle w:val="ProjectBody"/>
      </w:pPr>
    </w:p>
    <w:p w14:paraId="2FBCE6F1" w14:textId="77777777" w:rsidR="00330877" w:rsidRDefault="00330877">
      <w:pPr>
        <w:rPr>
          <w:rFonts w:ascii="Times New Roman" w:eastAsiaTheme="majorEastAsia" w:hAnsi="Times New Roman" w:cstheme="majorBidi"/>
          <w:spacing w:val="-10"/>
          <w:kern w:val="28"/>
          <w:sz w:val="24"/>
          <w:szCs w:val="18"/>
        </w:rPr>
      </w:pPr>
      <w:r>
        <w:br w:type="page"/>
      </w:r>
    </w:p>
    <w:p w14:paraId="04548E4B" w14:textId="4521761C" w:rsidR="00777899" w:rsidRDefault="00777899" w:rsidP="00306330">
      <w:pPr>
        <w:pStyle w:val="Heading1"/>
      </w:pPr>
      <w:bookmarkStart w:id="76" w:name="_Toc115214392"/>
      <w:bookmarkStart w:id="77" w:name="_Toc115216030"/>
      <w:r>
        <w:lastRenderedPageBreak/>
        <w:t>Reference:</w:t>
      </w:r>
      <w:bookmarkEnd w:id="76"/>
      <w:bookmarkEnd w:id="77"/>
    </w:p>
    <w:p w14:paraId="47E28AB6" w14:textId="77777777" w:rsidR="00330877" w:rsidRDefault="00330877">
      <w:pPr>
        <w:rPr>
          <w:rFonts w:ascii="Times New Roman" w:eastAsiaTheme="majorEastAsia" w:hAnsi="Times New Roman" w:cstheme="majorBidi"/>
          <w:spacing w:val="-10"/>
          <w:kern w:val="28"/>
          <w:sz w:val="24"/>
          <w:szCs w:val="18"/>
        </w:rPr>
      </w:pPr>
      <w:r>
        <w:br w:type="page"/>
      </w:r>
    </w:p>
    <w:p w14:paraId="1CDF2B57" w14:textId="7CF46C10" w:rsidR="00BB601B" w:rsidRPr="007F142F" w:rsidRDefault="00777899" w:rsidP="00306330">
      <w:pPr>
        <w:pStyle w:val="Heading1"/>
      </w:pPr>
      <w:bookmarkStart w:id="78" w:name="_Toc115214393"/>
      <w:bookmarkStart w:id="79" w:name="_Toc115216031"/>
      <w:r>
        <w:lastRenderedPageBreak/>
        <w:t>Appendix:</w:t>
      </w:r>
      <w:bookmarkEnd w:id="78"/>
      <w:bookmarkEnd w:id="79"/>
    </w:p>
    <w:sectPr w:rsidR="00BB601B" w:rsidRPr="007F142F" w:rsidSect="002B1D79">
      <w:headerReference w:type="default" r:id="rId40"/>
      <w:footerReference w:type="default" r:id="rId41"/>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42D2D" w14:textId="77777777" w:rsidR="00071A1E" w:rsidRDefault="00071A1E" w:rsidP="00B95108">
      <w:pPr>
        <w:spacing w:after="0" w:line="240" w:lineRule="auto"/>
      </w:pPr>
      <w:r>
        <w:separator/>
      </w:r>
    </w:p>
  </w:endnote>
  <w:endnote w:type="continuationSeparator" w:id="0">
    <w:p w14:paraId="275E4141" w14:textId="77777777" w:rsidR="00071A1E" w:rsidRDefault="00071A1E" w:rsidP="00B95108">
      <w:pPr>
        <w:spacing w:after="0" w:line="240" w:lineRule="auto"/>
      </w:pPr>
      <w:r>
        <w:continuationSeparator/>
      </w:r>
    </w:p>
  </w:endnote>
  <w:endnote w:type="continuationNotice" w:id="1">
    <w:p w14:paraId="49A1647C" w14:textId="77777777" w:rsidR="00071A1E" w:rsidRDefault="00071A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6B9E2F9B" w:rsidR="00B95108" w:rsidRDefault="00B95108">
        <w:pPr>
          <w:pStyle w:val="Footer"/>
          <w:jc w:val="right"/>
          <w:rPr>
            <w:ins w:id="81" w:author="Injamam ul Haque" w:date="2022-09-27T23:19:00Z"/>
          </w:rPr>
        </w:pPr>
        <w:ins w:id="82" w:author="Injamam ul Haque" w:date="2022-09-27T23:19:00Z">
          <w:r>
            <w:fldChar w:fldCharType="begin"/>
          </w:r>
          <w:r>
            <w:instrText xml:space="preserve"> PAGE   \* MERGEFORMAT </w:instrText>
          </w:r>
          <w:r>
            <w:fldChar w:fldCharType="separate"/>
          </w:r>
          <w:r>
            <w:rPr>
              <w:noProof/>
            </w:rPr>
            <w:t>2</w:t>
          </w:r>
          <w:r>
            <w:rPr>
              <w:noProof/>
            </w:rPr>
            <w:fldChar w:fldCharType="end"/>
          </w:r>
        </w:ins>
      </w:p>
    </w:sdtContent>
  </w:sdt>
  <w:p w14:paraId="162DE531" w14:textId="77777777" w:rsidR="00B95108" w:rsidRDefault="00B95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6E388" w14:textId="77777777" w:rsidR="00071A1E" w:rsidRDefault="00071A1E" w:rsidP="00B95108">
      <w:pPr>
        <w:spacing w:after="0" w:line="240" w:lineRule="auto"/>
      </w:pPr>
      <w:r>
        <w:separator/>
      </w:r>
    </w:p>
  </w:footnote>
  <w:footnote w:type="continuationSeparator" w:id="0">
    <w:p w14:paraId="0AF96BEF" w14:textId="77777777" w:rsidR="00071A1E" w:rsidRDefault="00071A1E" w:rsidP="00B95108">
      <w:pPr>
        <w:spacing w:after="0" w:line="240" w:lineRule="auto"/>
      </w:pPr>
      <w:r>
        <w:continuationSeparator/>
      </w:r>
    </w:p>
  </w:footnote>
  <w:footnote w:type="continuationNotice" w:id="1">
    <w:p w14:paraId="43FC6B7A" w14:textId="77777777" w:rsidR="00071A1E" w:rsidRDefault="00071A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0874F386" w:rsidR="00B95108" w:rsidRDefault="008B008E" w:rsidP="00F45C6A">
    <w:pPr>
      <w:pStyle w:val="Header"/>
      <w:ind w:hanging="720"/>
    </w:pPr>
    <w:r>
      <w:t>Student Performance Monitoring System</w:t>
    </w:r>
    <w:ins w:id="80" w:author="Injamam ul Haque" w:date="2022-09-27T23:19:00Z">
      <w:r w:rsidR="00B95108">
        <w:tab/>
      </w:r>
      <w:r w:rsidR="00B95108">
        <w:tab/>
      </w:r>
    </w:ins>
    <w:r w:rsidR="00D44F82">
      <w:t xml:space="preserve">Group </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6"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7"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9"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0"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423071">
    <w:abstractNumId w:val="11"/>
  </w:num>
  <w:num w:numId="2" w16cid:durableId="2035690100">
    <w:abstractNumId w:val="2"/>
  </w:num>
  <w:num w:numId="3" w16cid:durableId="1887721194">
    <w:abstractNumId w:val="10"/>
  </w:num>
  <w:num w:numId="4" w16cid:durableId="938416491">
    <w:abstractNumId w:val="4"/>
  </w:num>
  <w:num w:numId="5" w16cid:durableId="1110583859">
    <w:abstractNumId w:val="0"/>
  </w:num>
  <w:num w:numId="6" w16cid:durableId="2106532016">
    <w:abstractNumId w:val="3"/>
  </w:num>
  <w:num w:numId="7" w16cid:durableId="700936311">
    <w:abstractNumId w:val="7"/>
  </w:num>
  <w:num w:numId="8" w16cid:durableId="220554737">
    <w:abstractNumId w:val="1"/>
  </w:num>
  <w:num w:numId="9" w16cid:durableId="354237532">
    <w:abstractNumId w:val="8"/>
  </w:num>
  <w:num w:numId="10" w16cid:durableId="1190683576">
    <w:abstractNumId w:val="5"/>
  </w:num>
  <w:num w:numId="11" w16cid:durableId="1130825570">
    <w:abstractNumId w:val="9"/>
  </w:num>
  <w:num w:numId="12" w16cid:durableId="208602934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12"/>
    <w:rsid w:val="0001213A"/>
    <w:rsid w:val="0001264D"/>
    <w:rsid w:val="000140B1"/>
    <w:rsid w:val="00022D54"/>
    <w:rsid w:val="00025661"/>
    <w:rsid w:val="0002588C"/>
    <w:rsid w:val="00043136"/>
    <w:rsid w:val="000638FB"/>
    <w:rsid w:val="000671AF"/>
    <w:rsid w:val="000673D6"/>
    <w:rsid w:val="000716F6"/>
    <w:rsid w:val="00071A1E"/>
    <w:rsid w:val="00073BF4"/>
    <w:rsid w:val="000814B2"/>
    <w:rsid w:val="00085F00"/>
    <w:rsid w:val="000941A8"/>
    <w:rsid w:val="00094615"/>
    <w:rsid w:val="000959E0"/>
    <w:rsid w:val="000A635A"/>
    <w:rsid w:val="000C0473"/>
    <w:rsid w:val="000D6A6E"/>
    <w:rsid w:val="000E0D75"/>
    <w:rsid w:val="000F2A20"/>
    <w:rsid w:val="00100A20"/>
    <w:rsid w:val="00110B49"/>
    <w:rsid w:val="00114CF0"/>
    <w:rsid w:val="00120A19"/>
    <w:rsid w:val="00125A7E"/>
    <w:rsid w:val="00133F53"/>
    <w:rsid w:val="00135C7B"/>
    <w:rsid w:val="00146CD8"/>
    <w:rsid w:val="00157794"/>
    <w:rsid w:val="00160273"/>
    <w:rsid w:val="00167BFC"/>
    <w:rsid w:val="001957AF"/>
    <w:rsid w:val="001A7896"/>
    <w:rsid w:val="001B63F9"/>
    <w:rsid w:val="001C1D2B"/>
    <w:rsid w:val="001D324A"/>
    <w:rsid w:val="001D3D36"/>
    <w:rsid w:val="001E193B"/>
    <w:rsid w:val="001F6EB1"/>
    <w:rsid w:val="00202AED"/>
    <w:rsid w:val="00205D16"/>
    <w:rsid w:val="00206FBB"/>
    <w:rsid w:val="00213993"/>
    <w:rsid w:val="002177CF"/>
    <w:rsid w:val="00231594"/>
    <w:rsid w:val="00231823"/>
    <w:rsid w:val="00232AA5"/>
    <w:rsid w:val="00232C36"/>
    <w:rsid w:val="00234AFC"/>
    <w:rsid w:val="00236EB0"/>
    <w:rsid w:val="002714B0"/>
    <w:rsid w:val="00271771"/>
    <w:rsid w:val="0027649E"/>
    <w:rsid w:val="0029737D"/>
    <w:rsid w:val="002B037E"/>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620A7"/>
    <w:rsid w:val="00366BF7"/>
    <w:rsid w:val="003724C6"/>
    <w:rsid w:val="00372DF8"/>
    <w:rsid w:val="003D1FF7"/>
    <w:rsid w:val="003D57C8"/>
    <w:rsid w:val="003E7C59"/>
    <w:rsid w:val="004014D9"/>
    <w:rsid w:val="00410D93"/>
    <w:rsid w:val="00420544"/>
    <w:rsid w:val="00420A1E"/>
    <w:rsid w:val="00423C31"/>
    <w:rsid w:val="00454DE7"/>
    <w:rsid w:val="00454E32"/>
    <w:rsid w:val="004561E8"/>
    <w:rsid w:val="00457CEF"/>
    <w:rsid w:val="004873DB"/>
    <w:rsid w:val="0049305F"/>
    <w:rsid w:val="00495CDF"/>
    <w:rsid w:val="004C7A28"/>
    <w:rsid w:val="004E48D0"/>
    <w:rsid w:val="004F36AA"/>
    <w:rsid w:val="005070CB"/>
    <w:rsid w:val="00510B36"/>
    <w:rsid w:val="00521D6D"/>
    <w:rsid w:val="00522ED8"/>
    <w:rsid w:val="005313D1"/>
    <w:rsid w:val="005317B3"/>
    <w:rsid w:val="00540C7F"/>
    <w:rsid w:val="005464A3"/>
    <w:rsid w:val="0056295B"/>
    <w:rsid w:val="00566DFD"/>
    <w:rsid w:val="00591BFF"/>
    <w:rsid w:val="005960F4"/>
    <w:rsid w:val="005B1C52"/>
    <w:rsid w:val="005D3C27"/>
    <w:rsid w:val="005F2C5C"/>
    <w:rsid w:val="00601FCA"/>
    <w:rsid w:val="00605EDE"/>
    <w:rsid w:val="00606DF2"/>
    <w:rsid w:val="0061618B"/>
    <w:rsid w:val="006165C3"/>
    <w:rsid w:val="00621A4E"/>
    <w:rsid w:val="006348FD"/>
    <w:rsid w:val="00642314"/>
    <w:rsid w:val="00644D12"/>
    <w:rsid w:val="00645B57"/>
    <w:rsid w:val="00645C81"/>
    <w:rsid w:val="006563FF"/>
    <w:rsid w:val="00691C23"/>
    <w:rsid w:val="00694C3F"/>
    <w:rsid w:val="00695F63"/>
    <w:rsid w:val="00696DB3"/>
    <w:rsid w:val="006B6EC9"/>
    <w:rsid w:val="006D2CAB"/>
    <w:rsid w:val="006D668A"/>
    <w:rsid w:val="006E1A4A"/>
    <w:rsid w:val="006F1D0D"/>
    <w:rsid w:val="006F3673"/>
    <w:rsid w:val="00701149"/>
    <w:rsid w:val="00724469"/>
    <w:rsid w:val="00726879"/>
    <w:rsid w:val="00740E28"/>
    <w:rsid w:val="00744062"/>
    <w:rsid w:val="00764792"/>
    <w:rsid w:val="00777899"/>
    <w:rsid w:val="00784CD4"/>
    <w:rsid w:val="00790D98"/>
    <w:rsid w:val="007A41E6"/>
    <w:rsid w:val="007B2351"/>
    <w:rsid w:val="007D3518"/>
    <w:rsid w:val="007D625F"/>
    <w:rsid w:val="007F142F"/>
    <w:rsid w:val="007F1ED6"/>
    <w:rsid w:val="00801560"/>
    <w:rsid w:val="00805356"/>
    <w:rsid w:val="00815EA5"/>
    <w:rsid w:val="00816AFD"/>
    <w:rsid w:val="00833710"/>
    <w:rsid w:val="008360FE"/>
    <w:rsid w:val="00842FFF"/>
    <w:rsid w:val="008477A6"/>
    <w:rsid w:val="0085751D"/>
    <w:rsid w:val="00857BAA"/>
    <w:rsid w:val="00886F41"/>
    <w:rsid w:val="0089097D"/>
    <w:rsid w:val="008A5FFC"/>
    <w:rsid w:val="008B008E"/>
    <w:rsid w:val="008B516D"/>
    <w:rsid w:val="008B6238"/>
    <w:rsid w:val="008D5B51"/>
    <w:rsid w:val="008F2918"/>
    <w:rsid w:val="008F4AD3"/>
    <w:rsid w:val="00902DF2"/>
    <w:rsid w:val="009140ED"/>
    <w:rsid w:val="00916EAC"/>
    <w:rsid w:val="00933218"/>
    <w:rsid w:val="0093335B"/>
    <w:rsid w:val="00935ABC"/>
    <w:rsid w:val="00935F7F"/>
    <w:rsid w:val="009452AB"/>
    <w:rsid w:val="00954C9E"/>
    <w:rsid w:val="00994723"/>
    <w:rsid w:val="00994ACB"/>
    <w:rsid w:val="00994DD3"/>
    <w:rsid w:val="009A6A1E"/>
    <w:rsid w:val="009C5540"/>
    <w:rsid w:val="009E7136"/>
    <w:rsid w:val="00A21B12"/>
    <w:rsid w:val="00A4053C"/>
    <w:rsid w:val="00A464BC"/>
    <w:rsid w:val="00A55AD7"/>
    <w:rsid w:val="00A7077B"/>
    <w:rsid w:val="00A77D47"/>
    <w:rsid w:val="00A919F2"/>
    <w:rsid w:val="00A9373C"/>
    <w:rsid w:val="00AC31A0"/>
    <w:rsid w:val="00AD13CC"/>
    <w:rsid w:val="00AD14AF"/>
    <w:rsid w:val="00AD5F9C"/>
    <w:rsid w:val="00AE543F"/>
    <w:rsid w:val="00AF0363"/>
    <w:rsid w:val="00B01119"/>
    <w:rsid w:val="00B03611"/>
    <w:rsid w:val="00B179E7"/>
    <w:rsid w:val="00B27B67"/>
    <w:rsid w:val="00B478EF"/>
    <w:rsid w:val="00B73821"/>
    <w:rsid w:val="00B77B75"/>
    <w:rsid w:val="00B835F2"/>
    <w:rsid w:val="00B95108"/>
    <w:rsid w:val="00BB601B"/>
    <w:rsid w:val="00BB7B1E"/>
    <w:rsid w:val="00BD6FA4"/>
    <w:rsid w:val="00BD772E"/>
    <w:rsid w:val="00BE0118"/>
    <w:rsid w:val="00BE2651"/>
    <w:rsid w:val="00BE3AF6"/>
    <w:rsid w:val="00BF6CCB"/>
    <w:rsid w:val="00C00C8C"/>
    <w:rsid w:val="00C26B05"/>
    <w:rsid w:val="00C31B1C"/>
    <w:rsid w:val="00C67CE8"/>
    <w:rsid w:val="00C7489C"/>
    <w:rsid w:val="00C76B84"/>
    <w:rsid w:val="00C8300F"/>
    <w:rsid w:val="00C92D87"/>
    <w:rsid w:val="00C95937"/>
    <w:rsid w:val="00CB0B4E"/>
    <w:rsid w:val="00CB692C"/>
    <w:rsid w:val="00CC3A3A"/>
    <w:rsid w:val="00CC3A64"/>
    <w:rsid w:val="00CE242D"/>
    <w:rsid w:val="00D10845"/>
    <w:rsid w:val="00D356B8"/>
    <w:rsid w:val="00D43527"/>
    <w:rsid w:val="00D44F82"/>
    <w:rsid w:val="00D667C0"/>
    <w:rsid w:val="00D67D43"/>
    <w:rsid w:val="00D73464"/>
    <w:rsid w:val="00D8371D"/>
    <w:rsid w:val="00D83741"/>
    <w:rsid w:val="00D855A0"/>
    <w:rsid w:val="00D91FA1"/>
    <w:rsid w:val="00D9668B"/>
    <w:rsid w:val="00DA5D1F"/>
    <w:rsid w:val="00DA776D"/>
    <w:rsid w:val="00DC3F88"/>
    <w:rsid w:val="00DD737F"/>
    <w:rsid w:val="00DE09CA"/>
    <w:rsid w:val="00E06C62"/>
    <w:rsid w:val="00E1253E"/>
    <w:rsid w:val="00E32F32"/>
    <w:rsid w:val="00E37202"/>
    <w:rsid w:val="00E4243B"/>
    <w:rsid w:val="00E4445F"/>
    <w:rsid w:val="00E565A0"/>
    <w:rsid w:val="00E8090F"/>
    <w:rsid w:val="00E936CB"/>
    <w:rsid w:val="00E94AE4"/>
    <w:rsid w:val="00E95B38"/>
    <w:rsid w:val="00EB5CEC"/>
    <w:rsid w:val="00EC365C"/>
    <w:rsid w:val="00EC6E6C"/>
    <w:rsid w:val="00ED11A9"/>
    <w:rsid w:val="00ED177C"/>
    <w:rsid w:val="00ED248B"/>
    <w:rsid w:val="00EE5580"/>
    <w:rsid w:val="00F00B03"/>
    <w:rsid w:val="00F01736"/>
    <w:rsid w:val="00F07083"/>
    <w:rsid w:val="00F34457"/>
    <w:rsid w:val="00F45C6A"/>
    <w:rsid w:val="00F55667"/>
    <w:rsid w:val="00F57F31"/>
    <w:rsid w:val="00F64D5A"/>
    <w:rsid w:val="00F67F3C"/>
    <w:rsid w:val="00F717B9"/>
    <w:rsid w:val="00F83E9F"/>
    <w:rsid w:val="00F877BC"/>
    <w:rsid w:val="00F95701"/>
    <w:rsid w:val="00F96138"/>
    <w:rsid w:val="00FB67ED"/>
    <w:rsid w:val="00FF1C19"/>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link w:val="Heading1Char"/>
    <w:autoRedefine/>
    <w:uiPriority w:val="9"/>
    <w:qFormat/>
    <w:rsid w:val="00306330"/>
    <w:pPr>
      <w:keepNext/>
      <w:keepLines/>
      <w:jc w:val="left"/>
      <w:outlineLvl w:val="0"/>
      <w:pPrChange w:id="0" w:author="Local Document" w:date="2022-09-27T23:04:00Z">
        <w:pPr>
          <w:keepNext/>
          <w:keepLines/>
          <w:spacing w:before="240" w:after="60"/>
          <w:contextualSpacing/>
          <w:outlineLvl w:val="0"/>
        </w:pPr>
      </w:pPrChange>
    </w:pPr>
    <w:rPr>
      <w:b/>
      <w:sz w:val="48"/>
      <w:szCs w:val="32"/>
      <w14:shadow w14:blurRad="50800" w14:dist="38100" w14:dir="8100000" w14:sx="100000" w14:sy="100000" w14:kx="0" w14:ky="0" w14:algn="tr">
        <w14:srgbClr w14:val="000000">
          <w14:alpha w14:val="60000"/>
        </w14:srgbClr>
      </w14:shadow>
      <w:rPrChange w:id="0" w:author="Local Document" w:date="2022-09-27T23:04:00Z">
        <w:rPr>
          <w:rFonts w:eastAsiaTheme="majorEastAsia" w:cstheme="majorBidi"/>
          <w:b/>
          <w:color w:val="4472C4" w:themeColor="accent1"/>
          <w:spacing w:val="-10"/>
          <w:kern w:val="28"/>
          <w:sz w:val="48"/>
          <w:szCs w:val="32"/>
          <w:lang w:val="en-US" w:eastAsia="en-US" w:bidi="ar-SA"/>
          <w14:shadow w14:blurRad="50800" w14:dist="38100" w14:dir="8100000" w14:sx="100000" w14:sy="100000" w14:kx="0" w14:ky="0" w14:algn="tr">
            <w14:srgbClr w14:val="000000">
              <w14:alpha w14:val="60000"/>
            </w14:srgbClr>
          </w14:shadow>
        </w:rPr>
      </w:rPrChange>
    </w:rPr>
  </w:style>
  <w:style w:type="paragraph" w:styleId="Heading2">
    <w:name w:val="heading 2"/>
    <w:basedOn w:val="Heading1"/>
    <w:link w:val="Heading2Char"/>
    <w:autoRedefine/>
    <w:uiPriority w:val="9"/>
    <w:unhideWhenUsed/>
    <w:qFormat/>
    <w:rsid w:val="002177CF"/>
    <w:pPr>
      <w:outlineLvl w:val="1"/>
    </w:pPr>
    <w:rPr>
      <w:b w:val="0"/>
      <w:color w:val="2F5496" w:themeColor="accent1" w:themeShade="BF"/>
      <w:sz w:val="40"/>
      <w:szCs w:val="26"/>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 w:val="3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33710"/>
    <w:pPr>
      <w:spacing w:before="240" w:after="60" w:line="240" w:lineRule="auto"/>
      <w:contextualSpacing/>
      <w:jc w:val="center"/>
      <w:pPrChange w:id="1" w:author="Local Document" w:date="2022-09-27T22:58:00Z">
        <w:pPr>
          <w:spacing w:before="240" w:after="60"/>
          <w:contextualSpacing/>
          <w:jc w:val="center"/>
        </w:pPr>
      </w:pPrChange>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Change w:id="1" w:author="Local Document" w:date="2022-09-27T22:58:00Z">
        <w:rPr>
          <w:rFonts w:eastAsiaTheme="majorEastAsia" w:cstheme="majorBidi"/>
          <w:caps/>
          <w:color w:val="4472C4" w:themeColor="accent1"/>
          <w:spacing w:val="-10"/>
          <w:kern w:val="28"/>
          <w:sz w:val="60"/>
          <w:szCs w:val="56"/>
          <w:lang w:val="en-US" w:eastAsia="en-US" w:bidi="ar-SA"/>
          <w14:shadow w14:blurRad="50800" w14:dist="38100" w14:dir="2700000" w14:sx="100000" w14:sy="100000" w14:kx="0" w14:ky="0" w14:algn="tl">
            <w14:srgbClr w14:val="000000">
              <w14:alpha w14:val="60000"/>
            </w14:srgbClr>
          </w14:shadow>
        </w:rPr>
      </w:rPrChange>
    </w:rPr>
  </w:style>
  <w:style w:type="character" w:customStyle="1" w:styleId="TitleChar">
    <w:name w:val="Title Char"/>
    <w:basedOn w:val="DefaultParagraphFont"/>
    <w:link w:val="Title"/>
    <w:uiPriority w:val="10"/>
    <w:rsid w:val="00833710"/>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306330"/>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2177CF"/>
    <w:rPr>
      <w:rFonts w:ascii="Times New Roman" w:eastAsiaTheme="majorEastAsia" w:hAnsi="Times New Roman" w:cstheme="majorBidi"/>
      <w:caps/>
      <w:color w:val="2F5496" w:themeColor="accent1" w:themeShade="BF"/>
      <w:spacing w:val="-10"/>
      <w:kern w:val="28"/>
      <w:sz w:val="40"/>
      <w:szCs w:val="26"/>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qFormat/>
    <w:rsid w:val="002F0A16"/>
    <w:pPr>
      <w:spacing w:before="30" w:after="120" w:line="360" w:lineRule="auto"/>
      <w:jc w:val="both"/>
      <w:pPrChange w:id="2" w:author="Local Document" w:date="2022-09-27T23:10:00Z">
        <w:pPr>
          <w:spacing w:before="30" w:after="120" w:line="360" w:lineRule="auto"/>
          <w:jc w:val="both"/>
        </w:pPr>
      </w:pPrChange>
    </w:pPr>
    <w:rPr>
      <w:rFonts w:ascii="Times New Roman" w:hAnsi="Times New Roman"/>
      <w:sz w:val="24"/>
      <w:szCs w:val="18"/>
      <w:rPrChange w:id="2" w:author="Local Document" w:date="2022-09-27T23:10:00Z">
        <w:rPr>
          <w:rFonts w:asciiTheme="minorHAnsi" w:eastAsiaTheme="minorHAnsi" w:hAnsiTheme="minorHAnsi" w:cstheme="minorBidi"/>
          <w:caps/>
          <w:sz w:val="24"/>
          <w:szCs w:val="18"/>
          <w:lang w:val="en-US" w:eastAsia="en-US" w:bidi="ar-SA"/>
        </w:rPr>
      </w:rPrChange>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rsid w:val="002F0A16"/>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D28A1C-664C-4D55-86D0-CC5EAB7A47FA}">
  <ds:schemaRefs>
    <ds:schemaRef ds:uri="http://schemas.openxmlformats.org/officeDocument/2006/bibliography"/>
  </ds:schemaRefs>
</ds:datastoreItem>
</file>

<file path=customXml/itemProps2.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4.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61</Pages>
  <Words>6434</Words>
  <Characters>36675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43023</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Faiza Omar Arpita</cp:lastModifiedBy>
  <cp:revision>13</cp:revision>
  <dcterms:created xsi:type="dcterms:W3CDTF">2022-09-27T17:53:00Z</dcterms:created>
  <dcterms:modified xsi:type="dcterms:W3CDTF">2022-12-06T11:54:00Z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